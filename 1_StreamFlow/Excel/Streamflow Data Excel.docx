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EB3F27"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5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222AA64" w14:textId="77777777" w:rsidR="00D4579C" w:rsidRDefault="00D4579C" w:rsidP="00505233"/>
    <w:p w14:paraId="06EF68E4" w14:textId="77777777" w:rsidR="00D4579C" w:rsidRDefault="00D4579C" w:rsidP="00A134FE">
      <w:pPr>
        <w:pStyle w:val="Title"/>
      </w:pPr>
      <w:r>
        <w:lastRenderedPageBreak/>
        <w:t>Excel Exercise:</w:t>
      </w:r>
    </w:p>
    <w:p w14:paraId="2997ACE7" w14:textId="77777777" w:rsidR="00D4579C" w:rsidRPr="00505233" w:rsidRDefault="00A134FE" w:rsidP="00A134FE">
      <w:pPr>
        <w:pStyle w:val="Heading1"/>
      </w:pPr>
      <w:r>
        <w:t>What data do I need? &amp; Do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77777777" w:rsidR="00D4579C" w:rsidRPr="00474D25" w:rsidRDefault="00D4579C" w:rsidP="00D4579C">
      <w:pPr>
        <w:pStyle w:val="ListParagraph"/>
        <w:numPr>
          <w:ilvl w:val="2"/>
          <w:numId w:val="1"/>
        </w:numPr>
        <w:rPr>
          <w:sz w:val="24"/>
        </w:rPr>
      </w:pPr>
      <w:r w:rsidRPr="00474D25">
        <w:rPr>
          <w:sz w:val="24"/>
        </w:rPr>
        <w:t xml:space="preserve">Zoom into Falls Lake Reservoir and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ins w:id="1" w:author="John Fay" w:date="2017-12-18T10:12:00Z">
        <w:r w:rsidR="00221A0F">
          <w:rPr>
            <w:sz w:val="24"/>
          </w:rPr>
          <w:t xml:space="preserve"> using one of these methods</w:t>
        </w:r>
      </w:ins>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lastRenderedPageBreak/>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77777777" w:rsidR="00505233" w:rsidRPr="00474D25"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w:t>
      </w:r>
      <w:commentRangeStart w:id="2"/>
      <w:r w:rsidR="00905857" w:rsidRPr="00474D25">
        <w:rPr>
          <w:sz w:val="24"/>
        </w:rPr>
        <w:t xml:space="preserve">10-01-1930 </w:t>
      </w:r>
      <w:commentRangeEnd w:id="2"/>
      <w:r w:rsidR="00221A0F">
        <w:rPr>
          <w:rStyle w:val="CommentReference"/>
        </w:rPr>
        <w:commentReference w:id="2"/>
      </w:r>
      <w:r w:rsidR="00905857" w:rsidRPr="00474D25">
        <w:rPr>
          <w:sz w:val="24"/>
        </w:rPr>
        <w:t>to 9-30-2017</w:t>
      </w:r>
      <w:r w:rsidR="00474D25">
        <w:rPr>
          <w:sz w:val="24"/>
        </w:rPr>
        <w:t xml:space="preserve"> (October to September is the Water Year)</w:t>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3" w:author="John Fay" w:date="2017-12-18T10:18:00Z">
        <w:r>
          <w:rPr>
            <w:noProof/>
          </w:rPr>
          <w:drawing>
            <wp:inline distT="0" distB="0" distL="0" distR="0" wp14:anchorId="2C5D7797" wp14:editId="4CDE13F8">
              <wp:extent cx="5943600" cy="1300480"/>
              <wp:effectExtent l="0" t="0" r="0" b="0"/>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0480"/>
                      </a:xfrm>
                      <a:prstGeom prst="rect">
                        <a:avLst/>
                      </a:prstGeom>
                    </pic:spPr>
                  </pic:pic>
                </a:graphicData>
              </a:graphic>
            </wp:inline>
          </w:drawing>
        </w:r>
      </w:ins>
    </w:p>
    <w:p w14:paraId="1CA90182" w14:textId="77777777" w:rsidR="00905857" w:rsidRDefault="004C093D" w:rsidP="00A134FE">
      <w:pPr>
        <w:pStyle w:val="ListParagraph"/>
        <w:numPr>
          <w:ilvl w:val="0"/>
          <w:numId w:val="9"/>
        </w:numPr>
        <w:rPr>
          <w:sz w:val="24"/>
        </w:rPr>
      </w:pPr>
      <w:commentRangeStart w:id="4"/>
      <w:r w:rsidRPr="00474D25">
        <w:rPr>
          <w:sz w:val="24"/>
        </w:rPr>
        <w:t>Notice the metadata provided</w:t>
      </w:r>
      <w:commentRangeEnd w:id="4"/>
      <w:r w:rsidR="00C14654">
        <w:rPr>
          <w:rStyle w:val="CommentReference"/>
        </w:rPr>
        <w:commentReference w:id="4"/>
      </w:r>
    </w:p>
    <w:p w14:paraId="1AABAACD" w14:textId="77777777" w:rsidR="00474D25" w:rsidRDefault="00474D25" w:rsidP="00474D25">
      <w:pPr>
        <w:pStyle w:val="ListParagraph"/>
        <w:rPr>
          <w:sz w:val="24"/>
        </w:rPr>
      </w:pPr>
    </w:p>
    <w:p w14:paraId="46C43464" w14:textId="77777777" w:rsidR="00474D25" w:rsidRPr="00474D25" w:rsidRDefault="00474D25" w:rsidP="00A134FE">
      <w:pPr>
        <w:pStyle w:val="ListParagraph"/>
        <w:numPr>
          <w:ilvl w:val="0"/>
          <w:numId w:val="9"/>
        </w:numPr>
        <w:rPr>
          <w:sz w:val="24"/>
        </w:rPr>
      </w:pPr>
      <w:commentRangeStart w:id="5"/>
      <w:r>
        <w:rPr>
          <w:sz w:val="24"/>
        </w:rPr>
        <w:t>Notice the URL. Certain parameters in that link can be changed to download other data. For example, change the site_no to: 02089000. What data appeared on the website?</w:t>
      </w:r>
      <w:commentRangeEnd w:id="5"/>
      <w:r w:rsidR="00221A0F">
        <w:rPr>
          <w:rStyle w:val="CommentReference"/>
        </w:rPr>
        <w:commentReference w:id="5"/>
      </w:r>
    </w:p>
    <w:p w14:paraId="701AC9D3" w14:textId="77777777" w:rsidR="004C093D" w:rsidRPr="00474D25" w:rsidRDefault="004C093D" w:rsidP="004C093D">
      <w:pPr>
        <w:pStyle w:val="ListParagraph"/>
        <w:rPr>
          <w:sz w:val="24"/>
        </w:rPr>
      </w:pPr>
    </w:p>
    <w:p w14:paraId="4EBD9A43" w14:textId="7777777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r w:rsidR="00273CEB">
        <w:rPr>
          <w:rStyle w:val="CommentReference"/>
        </w:rPr>
        <w:commentReference w:id="6"/>
      </w:r>
    </w:p>
    <w:p w14:paraId="5AD3EADC" w14:textId="78977E80"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7" w:author="John Fay" w:date="2017-12-18T10:25:00Z">
        <w:r w:rsidR="00C14654">
          <w:rPr>
            <w:sz w:val="24"/>
          </w:rPr>
          <w:t xml:space="preserve"> or CTRL-A</w:t>
        </w:r>
      </w:ins>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59D4D276" w14:textId="77777777" w:rsidR="002F133B" w:rsidRPr="00A134FE" w:rsidRDefault="00A134FE" w:rsidP="00A134FE">
      <w:pPr>
        <w:ind w:left="720"/>
        <w:rPr>
          <w:sz w:val="24"/>
        </w:rPr>
      </w:pPr>
      <w:r>
        <w:rPr>
          <w:sz w:val="24"/>
        </w:rPr>
        <w:t>OR…</w:t>
      </w:r>
    </w:p>
    <w:p w14:paraId="549ADE18" w14:textId="77777777" w:rsidR="002F133B" w:rsidRPr="00474D25" w:rsidRDefault="002F133B" w:rsidP="00A134FE">
      <w:pPr>
        <w:pStyle w:val="ListParagraph"/>
        <w:numPr>
          <w:ilvl w:val="1"/>
          <w:numId w:val="9"/>
        </w:numPr>
        <w:rPr>
          <w:sz w:val="24"/>
        </w:rPr>
      </w:pPr>
      <w:r w:rsidRPr="00474D25">
        <w:rPr>
          <w:sz w:val="24"/>
        </w:rPr>
        <w:t>Paste (CTRL+V)</w:t>
      </w:r>
    </w:p>
    <w:p w14:paraId="544727C4" w14:textId="77777777" w:rsidR="002F133B" w:rsidRPr="00474D25" w:rsidRDefault="002F133B" w:rsidP="00A134FE">
      <w:pPr>
        <w:pStyle w:val="ListParagraph"/>
        <w:numPr>
          <w:ilvl w:val="2"/>
          <w:numId w:val="9"/>
        </w:numPr>
        <w:rPr>
          <w:sz w:val="24"/>
        </w:rPr>
      </w:pPr>
      <w:r w:rsidRPr="00474D25">
        <w:rPr>
          <w:sz w:val="24"/>
        </w:rPr>
        <w:t>Notice the data are in a single column</w:t>
      </w:r>
    </w:p>
    <w:p w14:paraId="48CD7D5E" w14:textId="77777777" w:rsidR="002F133B" w:rsidRPr="00474D25" w:rsidRDefault="002F133B" w:rsidP="00A134FE">
      <w:pPr>
        <w:pStyle w:val="ListParagraph"/>
        <w:numPr>
          <w:ilvl w:val="2"/>
          <w:numId w:val="9"/>
        </w:numPr>
        <w:rPr>
          <w:sz w:val="24"/>
        </w:rPr>
      </w:pPr>
      <w:r w:rsidRPr="00474D25">
        <w:rPr>
          <w:sz w:val="24"/>
        </w:rPr>
        <w:t xml:space="preserve">Highlight the column (click on first row where data starts and press </w:t>
      </w:r>
      <w:r w:rsidRPr="00A134FE">
        <w:rPr>
          <w:sz w:val="24"/>
          <w:highlight w:val="yellow"/>
        </w:rPr>
        <w:t>CTRL+SHIFT+Down Arrow</w:t>
      </w:r>
      <w:r w:rsidRPr="00474D25">
        <w:rPr>
          <w:sz w:val="24"/>
        </w:rPr>
        <w:t>)</w:t>
      </w:r>
    </w:p>
    <w:p w14:paraId="0E4F5FF6" w14:textId="77777777" w:rsidR="002F133B" w:rsidRPr="00474D25" w:rsidRDefault="00081BE0" w:rsidP="00A134FE">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1621078F" w14:textId="77777777" w:rsidR="00081BE0" w:rsidRPr="00474D25" w:rsidRDefault="00081BE0" w:rsidP="00A134FE">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0C2BAC5B" w14:textId="77777777" w:rsidR="00081BE0" w:rsidRPr="00474D25" w:rsidRDefault="00081BE0" w:rsidP="00A134FE">
      <w:pPr>
        <w:pStyle w:val="ListParagraph"/>
        <w:numPr>
          <w:ilvl w:val="2"/>
          <w:numId w:val="9"/>
        </w:numPr>
        <w:rPr>
          <w:sz w:val="24"/>
        </w:rPr>
      </w:pPr>
      <w:r w:rsidRPr="00474D25">
        <w:rPr>
          <w:sz w:val="24"/>
        </w:rPr>
        <w:t xml:space="preserve">Delete </w:t>
      </w:r>
      <w:commentRangeStart w:id="8"/>
      <w:r w:rsidRPr="00474D25">
        <w:rPr>
          <w:sz w:val="24"/>
        </w:rPr>
        <w:t xml:space="preserve">this one </w:t>
      </w:r>
      <w:commentRangeEnd w:id="8"/>
      <w:r w:rsidR="002F3231">
        <w:rPr>
          <w:rStyle w:val="CommentReference"/>
        </w:rPr>
        <w:commentReference w:id="8"/>
      </w:r>
      <w:r w:rsidRPr="00474D25">
        <w:rPr>
          <w:sz w:val="24"/>
        </w:rPr>
        <w:t>(highlight column letters, Right Click, Delete)</w:t>
      </w:r>
    </w:p>
    <w:p w14:paraId="027FC367" w14:textId="77777777" w:rsidR="00081BE0" w:rsidRPr="00474D25" w:rsidRDefault="00081BE0" w:rsidP="00081BE0">
      <w:pPr>
        <w:pStyle w:val="ListParagraph"/>
        <w:ind w:left="2160"/>
        <w:rPr>
          <w:sz w:val="24"/>
        </w:rPr>
      </w:pPr>
    </w:p>
    <w:p w14:paraId="7A77FD90" w14:textId="77777777" w:rsidR="00081BE0" w:rsidRPr="00474D25" w:rsidRDefault="00081BE0" w:rsidP="00A134FE">
      <w:pPr>
        <w:pStyle w:val="ListParagraph"/>
        <w:numPr>
          <w:ilvl w:val="1"/>
          <w:numId w:val="9"/>
        </w:numPr>
        <w:rPr>
          <w:sz w:val="24"/>
        </w:rPr>
      </w:pPr>
      <w:r w:rsidRPr="00474D25">
        <w:rPr>
          <w:sz w:val="24"/>
        </w:rPr>
        <w:t xml:space="preserve">Name this </w:t>
      </w:r>
      <w:commentRangeStart w:id="9"/>
      <w:r w:rsidRPr="00474D25">
        <w:rPr>
          <w:sz w:val="24"/>
        </w:rPr>
        <w:t xml:space="preserve">tab </w:t>
      </w:r>
      <w:commentRangeEnd w:id="9"/>
      <w:r w:rsidR="003B2BA2">
        <w:rPr>
          <w:rStyle w:val="CommentReference"/>
        </w:rPr>
        <w:commentReference w:id="9"/>
      </w:r>
      <w:r w:rsidRPr="00474D25">
        <w:rPr>
          <w:sz w:val="24"/>
        </w:rPr>
        <w:t>“Raw”</w:t>
      </w:r>
    </w:p>
    <w:p w14:paraId="68477187" w14:textId="77777777" w:rsidR="00081BE0" w:rsidRPr="00474D25" w:rsidRDefault="00081BE0" w:rsidP="00A134FE">
      <w:pPr>
        <w:pStyle w:val="ListParagraph"/>
        <w:numPr>
          <w:ilvl w:val="2"/>
          <w:numId w:val="9"/>
        </w:numPr>
        <w:rPr>
          <w:sz w:val="24"/>
        </w:rPr>
      </w:pPr>
      <w:r w:rsidRPr="00474D25">
        <w:rPr>
          <w:sz w:val="24"/>
        </w:rPr>
        <w:t>Double click tab and type in “Raw”</w:t>
      </w:r>
    </w:p>
    <w:p w14:paraId="17DB2E53" w14:textId="77777777" w:rsidR="007A5D37" w:rsidRPr="00474D25" w:rsidRDefault="007A5D37" w:rsidP="00A134FE">
      <w:pPr>
        <w:pStyle w:val="ListParagraph"/>
        <w:numPr>
          <w:ilvl w:val="1"/>
          <w:numId w:val="9"/>
        </w:numPr>
        <w:rPr>
          <w:sz w:val="24"/>
        </w:rPr>
      </w:pPr>
      <w:r w:rsidRPr="00474D25">
        <w:rPr>
          <w:sz w:val="24"/>
        </w:rPr>
        <w:lastRenderedPageBreak/>
        <w:t>Save spreadsheet</w:t>
      </w:r>
    </w:p>
    <w:p w14:paraId="4E8CD74E" w14:textId="3AFD4D5F" w:rsidR="00081BE0" w:rsidRDefault="002F3231" w:rsidP="002F3231">
      <w:ins w:id="10" w:author="John Fay" w:date="2017-12-18T10:36:00Z">
        <w:r>
          <w:t>* Another approach includes Data</w:t>
        </w:r>
      </w:ins>
      <w:ins w:id="11" w:author="John Fay" w:date="2017-12-18T10:37:00Z">
        <w:r>
          <w:sym w:font="Wingdings" w:char="F0E0"/>
        </w:r>
        <w:r>
          <w:t>Get External Data</w:t>
        </w:r>
        <w:r>
          <w:sym w:font="Wingdings" w:char="F0E0"/>
        </w:r>
        <w:r>
          <w:t>From Web</w:t>
        </w:r>
        <w:r>
          <w:sym w:font="Wingdings" w:char="F0E0"/>
        </w:r>
        <w:r>
          <w:t>[Paste the URL]</w:t>
        </w:r>
      </w:ins>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77777777" w:rsidR="00C45B2F" w:rsidRDefault="00C45B2F" w:rsidP="00C45B2F">
      <w:pPr>
        <w:pStyle w:val="ListParagraph"/>
        <w:numPr>
          <w:ilvl w:val="0"/>
          <w:numId w:val="2"/>
        </w:numPr>
      </w:pPr>
      <w:r>
        <w:t xml:space="preserve">Do </w:t>
      </w:r>
      <w:r>
        <w:rPr>
          <w:i/>
        </w:rPr>
        <w:t>not</w:t>
      </w:r>
      <w:r>
        <w:t xml:space="preserve"> change anything in the Raw data tab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site_no, datetime, </w:t>
      </w:r>
      <w:r w:rsidR="005D673D">
        <w:t xml:space="preserve">and </w:t>
      </w:r>
      <w:r>
        <w:t>mean discharge</w:t>
      </w:r>
    </w:p>
    <w:p w14:paraId="1A341F1F" w14:textId="77777777" w:rsidR="005D673D" w:rsidRDefault="005D673D" w:rsidP="00C45B2F">
      <w:pPr>
        <w:pStyle w:val="ListParagraph"/>
        <w:numPr>
          <w:ilvl w:val="1"/>
          <w:numId w:val="2"/>
        </w:numPr>
      </w:pPr>
      <w:r>
        <w:t>Change the “datetime”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(cfs)”</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CTRL+Shift+Down Arrow </w:t>
      </w:r>
      <w:r>
        <w:sym w:font="Wingdings" w:char="F0E0"/>
      </w:r>
      <w:r>
        <w:t xml:space="preserve"> In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12"/>
      <w:r>
        <w:t>50,000</w:t>
      </w:r>
      <w:commentRangeEnd w:id="12"/>
      <w:r w:rsidR="003B2BA2">
        <w:rPr>
          <w:rStyle w:val="CommentReference"/>
        </w:rPr>
        <w:commentReference w:id="12"/>
      </w:r>
      <w:r>
        <w:t>. This represents the number of days starting January 1</w:t>
      </w:r>
      <w:r w:rsidRPr="005D673D">
        <w:rPr>
          <w:vertAlign w:val="superscript"/>
        </w:rPr>
        <w:t>st</w:t>
      </w:r>
      <w:r>
        <w:t xml:space="preserve"> 1900 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r w:rsidR="0074387F">
        <w:t>cfs</w:t>
      </w:r>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lastRenderedPageBreak/>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(cms)”</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Convert cfs to cms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p>
    <w:p w14:paraId="42FE29C7" w14:textId="77777777" w:rsidR="002C1D45" w:rsidRDefault="002C1D45" w:rsidP="00505233"/>
    <w:p w14:paraId="2B958B37" w14:textId="77777777" w:rsidR="002C1D45" w:rsidRPr="0069397D" w:rsidRDefault="002C1D45" w:rsidP="0069397D">
      <w:pPr>
        <w:pStyle w:val="Heading2"/>
      </w:pPr>
      <w:r w:rsidRPr="0069397D">
        <w:t>Summarize and Plot Streamflow Data</w:t>
      </w:r>
    </w:p>
    <w:p w14:paraId="230A813E" w14:textId="77777777" w:rsidR="002C1D45" w:rsidRDefault="00571D3D" w:rsidP="00571D3D">
      <w:pPr>
        <w:pStyle w:val="ListParagraph"/>
        <w:numPr>
          <w:ilvl w:val="0"/>
          <w:numId w:val="3"/>
        </w:numPr>
      </w:pPr>
      <w:commentRangeStart w:id="13"/>
      <w:r>
        <w:t>What can you say about</w:t>
      </w:r>
      <w:r w:rsidR="0069397D">
        <w:t xml:space="preserve"> this site? Not a whole lot yet, so let’s do some more exploring.</w:t>
      </w:r>
      <w:commentRangeEnd w:id="13"/>
      <w:r w:rsidR="009106A4">
        <w:rPr>
          <w:rStyle w:val="CommentReference"/>
        </w:rPr>
        <w:commentReference w:id="13"/>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r>
        <w:t xml:space="preserve">Vlookup(unique identifier, </w:t>
      </w:r>
    </w:p>
    <w:p w14:paraId="6E28366B" w14:textId="77777777" w:rsidR="00571D3D" w:rsidRDefault="00571D3D" w:rsidP="00571D3D">
      <w:pPr>
        <w:spacing w:after="0" w:line="240" w:lineRule="auto"/>
        <w:ind w:left="3600"/>
      </w:pPr>
      <w:r>
        <w:t>highlight table you want to get data from with first column being the unique identifier,</w:t>
      </w:r>
    </w:p>
    <w:p w14:paraId="17BC9099" w14:textId="77777777" w:rsidR="00571D3D" w:rsidRDefault="00571D3D" w:rsidP="00571D3D">
      <w:pPr>
        <w:spacing w:after="0" w:line="240" w:lineRule="auto"/>
        <w:ind w:left="3600"/>
      </w:pPr>
      <w:r>
        <w:t>number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77777777" w:rsidR="00F34E03" w:rsidRDefault="00F34E03" w:rsidP="00F34E03">
      <w:pPr>
        <w:pStyle w:val="ListParagraph"/>
        <w:numPr>
          <w:ilvl w:val="1"/>
          <w:numId w:val="3"/>
        </w:numPr>
      </w:pPr>
      <w:r>
        <w:t>How many observations are there?</w:t>
      </w:r>
    </w:p>
    <w:p w14:paraId="297B00B1" w14:textId="77777777" w:rsidR="00F34E03" w:rsidRDefault="004D425B" w:rsidP="00F34E03">
      <w:pPr>
        <w:pStyle w:val="ListParagraph"/>
        <w:numPr>
          <w:ilvl w:val="2"/>
          <w:numId w:val="3"/>
        </w:numPr>
      </w:pPr>
      <w:r>
        <w:t>Below the charts, a</w:t>
      </w:r>
      <w:r w:rsidR="00F34E03">
        <w:t xml:space="preserve">dd a </w:t>
      </w:r>
      <w:commentRangeStart w:id="14"/>
      <w:r w:rsidR="00F34E03">
        <w:t xml:space="preserve">label </w:t>
      </w:r>
      <w:commentRangeEnd w:id="14"/>
      <w:r w:rsidR="00AF6395">
        <w:rPr>
          <w:rStyle w:val="CommentReference"/>
        </w:rPr>
        <w:commentReference w:id="14"/>
      </w:r>
      <w:r w:rsidR="00F34E03">
        <w:t xml:space="preserve">and then Use the </w:t>
      </w:r>
      <w:commentRangeStart w:id="15"/>
      <w:r w:rsidR="00F34E03" w:rsidRPr="004D425B">
        <w:rPr>
          <w:shd w:val="clear" w:color="auto" w:fill="FFFF00"/>
        </w:rPr>
        <w:t>count</w:t>
      </w:r>
      <w:r w:rsidR="00F34E03">
        <w:t xml:space="preserve"> function </w:t>
      </w:r>
      <w:commentRangeEnd w:id="15"/>
      <w:r w:rsidR="00AF6395">
        <w:rPr>
          <w:rStyle w:val="CommentReference"/>
        </w:rPr>
        <w:commentReference w:id="15"/>
      </w:r>
      <w:r w:rsidR="00F34E03">
        <w:t>in the adjacent cell</w:t>
      </w:r>
    </w:p>
    <w:p w14:paraId="6ED64BE8" w14:textId="77777777" w:rsidR="00F34E03" w:rsidRDefault="00F34E03" w:rsidP="00D01D9A">
      <w:pPr>
        <w:pStyle w:val="ListParagraph"/>
        <w:numPr>
          <w:ilvl w:val="1"/>
          <w:numId w:val="3"/>
        </w:numPr>
      </w:pPr>
      <w:r>
        <w:t>How many observations were in each qualification code?</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090AD5AC" w14:textId="77777777" w:rsidR="00F34E03" w:rsidRDefault="00F34E03" w:rsidP="00D01D9A">
      <w:pPr>
        <w:pStyle w:val="ListParagraph"/>
        <w:numPr>
          <w:ilvl w:val="1"/>
          <w:numId w:val="3"/>
        </w:numPr>
      </w:pPr>
      <w:commentRangeStart w:id="16"/>
      <w:r>
        <w:t>What percentage of observations fall into each category</w:t>
      </w:r>
      <w:r w:rsidR="004D425B">
        <w:t>?</w:t>
      </w:r>
    </w:p>
    <w:p w14:paraId="7FB3E1ED" w14:textId="77777777" w:rsidR="004D425B" w:rsidRDefault="004D425B" w:rsidP="004D425B">
      <w:pPr>
        <w:pStyle w:val="ListParagraph"/>
        <w:numPr>
          <w:ilvl w:val="2"/>
          <w:numId w:val="3"/>
        </w:numPr>
      </w:pPr>
      <w:r>
        <w:t>How do you know what categories to use? Go to the raw data</w:t>
      </w:r>
      <w:r>
        <w:sym w:font="Wingdings" w:char="F0E0"/>
      </w:r>
      <w:r>
        <w:t>Data</w:t>
      </w:r>
      <w:r>
        <w:sym w:font="Wingdings" w:char="F0E0"/>
      </w:r>
      <w:r>
        <w:t>Filter</w:t>
      </w:r>
    </w:p>
    <w:p w14:paraId="32EF3503" w14:textId="77777777" w:rsidR="004D425B" w:rsidRDefault="004D425B" w:rsidP="004D425B">
      <w:pPr>
        <w:pStyle w:val="ListParagraph"/>
        <w:numPr>
          <w:ilvl w:val="2"/>
          <w:numId w:val="3"/>
        </w:numPr>
      </w:pPr>
      <w:r>
        <w:t>Look at column I to see what variables are present and compare to metadata in row 28-30</w:t>
      </w:r>
      <w:commentRangeEnd w:id="16"/>
      <w:r w:rsidR="009B17DA">
        <w:rPr>
          <w:rStyle w:val="CommentReference"/>
        </w:rPr>
        <w:commentReference w:id="16"/>
      </w:r>
    </w:p>
    <w:p w14:paraId="1DD18DEE" w14:textId="77777777" w:rsidR="00F34E03" w:rsidRDefault="00D01D9A" w:rsidP="00D01D9A">
      <w:pPr>
        <w:pStyle w:val="ListParagraph"/>
        <w:numPr>
          <w:ilvl w:val="1"/>
          <w:numId w:val="3"/>
        </w:numPr>
      </w:pPr>
      <w:commentRangeStart w:id="17"/>
      <w:r>
        <w:t xml:space="preserve">How confident </w:t>
      </w:r>
      <w:commentRangeEnd w:id="17"/>
      <w:r w:rsidR="009B17DA">
        <w:rPr>
          <w:rStyle w:val="CommentReference"/>
        </w:rPr>
        <w:commentReference w:id="17"/>
      </w:r>
      <w:r>
        <w:t>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77777777" w:rsidR="00B7582A" w:rsidRDefault="00B7582A" w:rsidP="00B7582A">
      <w:pPr>
        <w:pStyle w:val="ListParagraph"/>
        <w:numPr>
          <w:ilvl w:val="2"/>
          <w:numId w:val="3"/>
        </w:numPr>
      </w:pPr>
      <w:commentRangeStart w:id="18"/>
      <w:r>
        <w:t>Percentile</w:t>
      </w:r>
      <w:commentRangeEnd w:id="18"/>
      <w:r w:rsidR="00F60A3E">
        <w:rPr>
          <w:rStyle w:val="CommentReference"/>
        </w:rPr>
        <w:commentReference w:id="18"/>
      </w:r>
      <w:r>
        <w:t>(range,0.1)…0.25, 0.75, 0.90 (copy and paste with $)</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2CDE70D0" w:rsidR="00446B57" w:rsidRDefault="00446B57" w:rsidP="00446B57">
      <w:pPr>
        <w:pStyle w:val="ListParagraph"/>
        <w:numPr>
          <w:ilvl w:val="2"/>
          <w:numId w:val="3"/>
        </w:numPr>
      </w:pPr>
      <w:r>
        <w:t xml:space="preserve">A quick way to do this is search for 1980 and </w:t>
      </w:r>
      <w:r w:rsidR="00276153">
        <w:t xml:space="preserve">select 12/31/1979 and up with CTRL+SHIFT+Up Arrow. Then search for </w:t>
      </w:r>
      <w:del w:id="19" w:author="John Fay" w:date="2017-12-19T10:03:00Z">
        <w:r w:rsidR="00276153" w:rsidDel="00B50A91">
          <w:delText xml:space="preserve">1948 </w:delText>
        </w:r>
      </w:del>
      <w:ins w:id="20" w:author="John Fay" w:date="2017-12-19T10:03:00Z">
        <w:r w:rsidR="00B50A91">
          <w:t xml:space="preserve">1984 </w:t>
        </w:r>
      </w:ins>
      <w:r w:rsidR="00276153">
        <w:t>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0239A212" w14:textId="77777777" w:rsidR="00E551F5" w:rsidRDefault="00E551F5" w:rsidP="00257601">
      <w:pPr>
        <w:pStyle w:val="ListParagraph"/>
        <w:numPr>
          <w:ilvl w:val="2"/>
          <w:numId w:val="3"/>
        </w:numPr>
      </w:pPr>
      <w:commentRangeStart w:id="21"/>
      <w:r>
        <w:lastRenderedPageBreak/>
        <w:t>Plot for the period of record, prior to 1980, and after 1984</w:t>
      </w:r>
      <w:commentRangeEnd w:id="21"/>
      <w:r w:rsidR="00D81260">
        <w:rPr>
          <w:rStyle w:val="CommentReference"/>
        </w:rPr>
        <w:commentReference w:id="21"/>
      </w:r>
    </w:p>
    <w:p w14:paraId="780B3CF1" w14:textId="77777777" w:rsidR="00E551F5" w:rsidRDefault="00E551F5" w:rsidP="00E551F5">
      <w:pPr>
        <w:pStyle w:val="ListParagraph"/>
        <w:numPr>
          <w:ilvl w:val="1"/>
          <w:numId w:val="3"/>
        </w:numPr>
      </w:pPr>
      <w:r>
        <w:t>Plot Results</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77777777" w:rsidR="00F80BAA" w:rsidRDefault="00F80BAA" w:rsidP="0005240B">
      <w:pPr>
        <w:pStyle w:val="ListParagraph"/>
        <w:numPr>
          <w:ilvl w:val="1"/>
          <w:numId w:val="4"/>
        </w:numPr>
        <w:shd w:val="clear" w:color="auto" w:fill="FFFF00"/>
      </w:pPr>
      <w:r>
        <w:t xml:space="preserve">Highlight your </w:t>
      </w:r>
      <w:commentRangeStart w:id="22"/>
      <w:r>
        <w:t xml:space="preserve">table </w:t>
      </w:r>
      <w:commentRangeEnd w:id="22"/>
      <w:r w:rsidR="00C76C2F">
        <w:rPr>
          <w:rStyle w:val="CommentReference"/>
        </w:rPr>
        <w:commentReference w:id="22"/>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7777777" w:rsidR="00F80BAA" w:rsidRDefault="00F80BAA" w:rsidP="00F80BAA">
      <w:pPr>
        <w:pStyle w:val="ListParagraph"/>
        <w:numPr>
          <w:ilvl w:val="2"/>
          <w:numId w:val="4"/>
        </w:numPr>
      </w:pPr>
      <w:r>
        <w:t>Rows = Years</w:t>
      </w:r>
    </w:p>
    <w:p w14:paraId="7F88DE32" w14:textId="77777777" w:rsidR="00F80BAA" w:rsidRDefault="00F80BAA" w:rsidP="00F80BAA">
      <w:pPr>
        <w:pStyle w:val="ListParagraph"/>
        <w:numPr>
          <w:ilvl w:val="2"/>
          <w:numId w:val="4"/>
        </w:numPr>
      </w:pPr>
      <w:r>
        <w:t>Values = Mean Discharge (cms)</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77777777" w:rsidR="00F80BAA" w:rsidRDefault="00F80BAA" w:rsidP="0005240B">
      <w:pPr>
        <w:pStyle w:val="ListParagraph"/>
        <w:numPr>
          <w:ilvl w:val="1"/>
          <w:numId w:val="4"/>
        </w:numPr>
      </w:pPr>
      <w:r>
        <w:t xml:space="preserve">Copy and paste </w:t>
      </w:r>
      <w:commentRangeStart w:id="23"/>
      <w:r>
        <w:t xml:space="preserve">values </w:t>
      </w:r>
      <w:commentRangeEnd w:id="23"/>
      <w:r w:rsidR="00C76C2F">
        <w:rPr>
          <w:rStyle w:val="CommentReference"/>
        </w:rPr>
        <w:commentReference w:id="23"/>
      </w:r>
      <w:r>
        <w:t>(</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(cms)</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 xml:space="preserve">Add a new column and </w:t>
      </w:r>
      <w:commentRangeStart w:id="24"/>
      <w:r>
        <w:t xml:space="preserve">rank </w:t>
      </w:r>
      <w:commentRangeEnd w:id="24"/>
      <w:r w:rsidR="00C76C2F">
        <w:rPr>
          <w:rStyle w:val="CommentReference"/>
        </w:rPr>
        <w:commentReference w:id="24"/>
      </w:r>
      <w:r>
        <w:t>the flood events starting from 1 downward</w:t>
      </w:r>
    </w:p>
    <w:p w14:paraId="7846D0BC" w14:textId="77777777" w:rsidR="00F80BAA" w:rsidRDefault="00F80BAA" w:rsidP="00F80BAA">
      <w:pPr>
        <w:pStyle w:val="ListParagraph"/>
        <w:numPr>
          <w:ilvl w:val="1"/>
          <w:numId w:val="4"/>
        </w:numPr>
      </w:pPr>
      <w:r>
        <w:t>Enter 1, 2, 3. Then highlight cells and double click bottom right corner to finish ranking</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r>
        <w:t>Pe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commentRangeStart w:id="25"/>
      <w:r>
        <w:t>Pe</w:t>
      </w:r>
      <w:commentRangeEnd w:id="25"/>
      <w:r w:rsidR="001C7A00">
        <w:rPr>
          <w:rStyle w:val="CommentReference"/>
        </w:rPr>
        <w:commentReference w:id="25"/>
      </w:r>
      <w:r>
        <w:t xml:space="preserve"> = 1 – [1-(1/T)]</w:t>
      </w:r>
      <w:r>
        <w:rPr>
          <w:vertAlign w:val="superscript"/>
        </w:rPr>
        <w:t>n</w:t>
      </w:r>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Right click on the data points and select add trendline</w:t>
      </w:r>
    </w:p>
    <w:p w14:paraId="5B6A1FC1" w14:textId="77777777" w:rsidR="00580D99" w:rsidRDefault="00580D99" w:rsidP="00580D99">
      <w:pPr>
        <w:pStyle w:val="ListParagraph"/>
        <w:numPr>
          <w:ilvl w:val="1"/>
          <w:numId w:val="4"/>
        </w:numPr>
      </w:pPr>
      <w:r>
        <w:t>Using the best-fit regression –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77777777" w:rsidR="00925792" w:rsidRDefault="00925792" w:rsidP="00925792">
      <w:pPr>
        <w:pStyle w:val="ListParagraph"/>
        <w:numPr>
          <w:ilvl w:val="2"/>
          <w:numId w:val="4"/>
        </w:numPr>
      </w:pPr>
      <w:r>
        <w:t xml:space="preserve">Select Data </w:t>
      </w:r>
      <w:r>
        <w:sym w:font="Wingdings" w:char="F0E0"/>
      </w:r>
      <w:r>
        <w:t xml:space="preserve"> Add </w:t>
      </w:r>
      <w:r>
        <w:sym w:font="Wingdings" w:char="F0E0"/>
      </w:r>
      <w:r>
        <w:t xml:space="preserve"> RI Year goes to X Values, Y Values are the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lastRenderedPageBreak/>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bookmarkStart w:id="26" w:name="_GoBack"/>
      <w:bookmarkEnd w:id="26"/>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27"/>
      <w:r>
        <w:t>These events are all hurricanes. How does it change your understanding of why Falls Lake doesn’t seem to impact flood frequency</w:t>
      </w:r>
      <w:r w:rsidR="00F11304">
        <w:t>?</w:t>
      </w:r>
      <w:commentRangeEnd w:id="27"/>
      <w:r w:rsidR="00F11304">
        <w:rPr>
          <w:rStyle w:val="CommentReference"/>
        </w:rPr>
        <w:commentReference w:id="27"/>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3AB9647C" w:rsidR="00622D0E" w:rsidRDefault="00622D0E" w:rsidP="00622D0E">
      <w:r>
        <w:t xml:space="preserve">The passing of the Clean Water Act in 1972 and the Endangered Species Act in 1973 has resulted in many reservoirs having downstream flow requirements they need to make for either water quality purposes or to protect downstream species. For example, at the Clayton gauge, minimum flow requirements have ranged from 184 to 404 cfs since 1983. </w:t>
      </w:r>
    </w:p>
    <w:p w14:paraId="7550B2D9" w14:textId="77777777" w:rsidR="00622D0E" w:rsidRDefault="00622D0E" w:rsidP="00622D0E"/>
    <w:p w14:paraId="5B11D7ED" w14:textId="77777777" w:rsidR="00622D0E" w:rsidRDefault="00622D0E" w:rsidP="00622D0E">
      <w:pPr>
        <w:pStyle w:val="Heading2"/>
      </w:pPr>
      <w:r>
        <w:t>Understand what analyses are needed to answer the question.</w:t>
      </w:r>
    </w:p>
    <w:p w14:paraId="06BFDD32" w14:textId="1377248D"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77777777" w:rsidR="00224BDA" w:rsidRDefault="00224BDA" w:rsidP="00224BDA">
      <w:pPr>
        <w:pStyle w:val="ListParagraph"/>
        <w:numPr>
          <w:ilvl w:val="1"/>
          <w:numId w:val="7"/>
        </w:numPr>
      </w:pPr>
      <w:r>
        <w:t>Year and Month go into the rows</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77777777" w:rsidR="00224BDA" w:rsidRDefault="00224BDA" w:rsidP="00224BDA">
      <w:pPr>
        <w:pStyle w:val="ListParagraph"/>
        <w:numPr>
          <w:ilvl w:val="1"/>
          <w:numId w:val="7"/>
        </w:numPr>
      </w:pPr>
      <w:r>
        <w:t>Copy and paste</w:t>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r>
        <w:t>=IF(Row Labels &gt; 12, Row Labels, Above Cell)</w:t>
      </w:r>
    </w:p>
    <w:p w14:paraId="6969CD62" w14:textId="77777777" w:rsidR="00224BDA" w:rsidRDefault="00224BDA" w:rsidP="00224BDA">
      <w:pPr>
        <w:pStyle w:val="ListParagraph"/>
        <w:numPr>
          <w:ilvl w:val="5"/>
          <w:numId w:val="7"/>
        </w:numPr>
      </w:pPr>
      <w:r>
        <w:t>This creates a year column</w:t>
      </w:r>
    </w:p>
    <w:p w14:paraId="1AF92B0E" w14:textId="77777777" w:rsidR="00224BDA" w:rsidRDefault="00224BDA" w:rsidP="00224BDA">
      <w:pPr>
        <w:pStyle w:val="ListParagraph"/>
        <w:numPr>
          <w:ilvl w:val="5"/>
          <w:numId w:val="7"/>
        </w:numPr>
      </w:pPr>
      <w:r>
        <w:t>Copy and paste as values</w:t>
      </w:r>
    </w:p>
    <w:p w14:paraId="63F574A0" w14:textId="77777777" w:rsidR="00224BDA" w:rsidRDefault="00224BDA" w:rsidP="00224BDA">
      <w:pPr>
        <w:pStyle w:val="ListParagraph"/>
        <w:numPr>
          <w:ilvl w:val="2"/>
          <w:numId w:val="7"/>
        </w:numPr>
      </w:pPr>
      <w:r>
        <w:t>Relabel Row Labels as “Month” and sort</w:t>
      </w:r>
    </w:p>
    <w:p w14:paraId="5A881556" w14:textId="77777777" w:rsidR="00224BDA" w:rsidRDefault="00224BDA" w:rsidP="00224BDA">
      <w:pPr>
        <w:pStyle w:val="ListParagraph"/>
        <w:numPr>
          <w:ilvl w:val="3"/>
          <w:numId w:val="7"/>
        </w:numPr>
      </w:pPr>
      <w:r>
        <w:t>Delete month values that are years (bottom)</w:t>
      </w:r>
    </w:p>
    <w:p w14:paraId="31A75DB5" w14:textId="77777777"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lastRenderedPageBreak/>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Use countif</w:t>
      </w:r>
    </w:p>
    <w:p w14:paraId="6EB82DD3" w14:textId="4C2190F5" w:rsidR="008B6541" w:rsidRDefault="008B6541" w:rsidP="008B6541">
      <w:pPr>
        <w:pStyle w:val="ListParagraph"/>
        <w:numPr>
          <w:ilvl w:val="2"/>
          <w:numId w:val="7"/>
        </w:numPr>
      </w:pPr>
      <w:r>
        <w:t>When countif need to use “ “, For example, =countif(range,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r w:rsidRPr="00843A28">
        <w:rPr>
          <w:shd w:val="clear" w:color="auto" w:fill="FFFF00"/>
        </w:rPr>
        <w:t>D</w:t>
      </w:r>
      <w:r w:rsidR="00843A28" w:rsidRPr="00843A28">
        <w:rPr>
          <w:shd w:val="clear" w:color="auto" w:fill="FFFF00"/>
        </w:rPr>
        <w:t>ATE</w:t>
      </w:r>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(1) use the countif function</w:t>
      </w:r>
    </w:p>
    <w:p w14:paraId="566B9C65" w14:textId="498F29C3" w:rsidR="00843A28" w:rsidRDefault="00843A28" w:rsidP="00843A28">
      <w:pPr>
        <w:pStyle w:val="ListParagraph"/>
        <w:numPr>
          <w:ilvl w:val="2"/>
          <w:numId w:val="7"/>
        </w:numPr>
      </w:pPr>
      <w:r>
        <w:t>(2) expand your pivot table to include the Below 7Q10 column and count the number of occurrences</w:t>
      </w:r>
      <w:r w:rsidR="00022FB8">
        <w:t xml:space="preserve">: PivotTableTools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Plot Data and add a linear trendline</w:t>
      </w:r>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Toolpack</w:t>
      </w:r>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Data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r>
        <w:t>Averageif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sectPr w:rsidR="00322D3E">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083E2D50" w:rsidR="00EE5BB5" w:rsidRDefault="00EE5BB5">
      <w:pPr>
        <w:pStyle w:val="CommentText"/>
      </w:pPr>
      <w:r>
        <w:rPr>
          <w:rStyle w:val="CommentReference"/>
        </w:rPr>
        <w:annotationRef/>
      </w:r>
      <w:r>
        <w:t xml:space="preserve">Is this a manual trace? Or is there some tool on the NWIS Mapping site? </w:t>
      </w:r>
    </w:p>
  </w:comment>
  <w:comment w:id="2" w:author="John Fay" w:date="2017-12-18T10:12:00Z" w:initials="JF">
    <w:p w14:paraId="458CC007" w14:textId="30789C2C" w:rsidR="00221A0F" w:rsidRDefault="00221A0F">
      <w:pPr>
        <w:pStyle w:val="CommentText"/>
      </w:pPr>
      <w:r>
        <w:rPr>
          <w:rStyle w:val="CommentReference"/>
        </w:rPr>
        <w:annotationRef/>
      </w:r>
      <w:r>
        <w:t xml:space="preserve">Why 1930? Site states available period from </w:t>
      </w:r>
      <w:r w:rsidRPr="00221A0F">
        <w:rPr>
          <w:u w:val="single"/>
        </w:rPr>
        <w:t>1985</w:t>
      </w:r>
      <w:r>
        <w:t xml:space="preserve"> to present. </w:t>
      </w:r>
    </w:p>
  </w:comment>
  <w:comment w:id="4" w:author="John Fay" w:date="2017-12-18T10:26:00Z" w:initials="JF">
    <w:p w14:paraId="2D2AFA54" w14:textId="5F713E44" w:rsidR="00C14654" w:rsidRDefault="00C14654">
      <w:pPr>
        <w:pStyle w:val="CommentText"/>
      </w:pPr>
      <w:r>
        <w:rPr>
          <w:rStyle w:val="CommentReference"/>
        </w:rPr>
        <w:annotationRef/>
      </w:r>
      <w:r>
        <w:t xml:space="preserve">This is good. Ask students about structure of the product. Metadata lines start with #, actual data are in columns with headers in line XX, followed by a line indicating data types, and then the actual data.  </w:t>
      </w:r>
      <w:r w:rsidR="00273CEB">
        <w:t>(Another issu</w:t>
      </w:r>
      <w:r w:rsidR="002F3231">
        <w:t>e will be that Excel will treat</w:t>
      </w:r>
      <w:r w:rsidR="00273CEB">
        <w:t xml:space="preserve"> the field names as </w:t>
      </w:r>
      <w:r w:rsidR="002F3231">
        <w:t>integers and dates as strings…)</w:t>
      </w:r>
    </w:p>
  </w:comment>
  <w:comment w:id="5" w:author="John Fay" w:date="2017-12-18T10:18:00Z" w:initials="JF">
    <w:p w14:paraId="01129371" w14:textId="40745F72" w:rsidR="00221A0F" w:rsidRDefault="00221A0F">
      <w:pPr>
        <w:pStyle w:val="CommentText"/>
      </w:pPr>
      <w:r>
        <w:rPr>
          <w:rStyle w:val="CommentReference"/>
        </w:rPr>
        <w:annotationRef/>
      </w:r>
      <w:r>
        <w:t>I think we should save this for later, when we get into coding…</w:t>
      </w:r>
      <w:r w:rsidR="00C14654">
        <w:t xml:space="preserve"> </w:t>
      </w:r>
    </w:p>
  </w:comment>
  <w:comment w:id="6" w:author="John Fay" w:date="2017-12-18T10:30:00Z" w:initials="JF">
    <w:p w14:paraId="4825DC3C" w14:textId="57A18472" w:rsidR="00273CEB" w:rsidRDefault="00273CEB">
      <w:pPr>
        <w:pStyle w:val="CommentText"/>
      </w:pPr>
      <w:r>
        <w:rPr>
          <w:rStyle w:val="CommentReference"/>
        </w:rPr>
        <w:annotationRef/>
      </w:r>
      <w:r>
        <w:t xml:space="preserve">Preface this by stating that Excel has a number of tricks up its sleeve. What we want are the data in columns. I like the notion of starting with a simple paste (ctrl-V) and noticing that the data are lumped in one column. And then reveal your two solutions to that problem. </w:t>
      </w:r>
    </w:p>
    <w:p w14:paraId="6A62E07A" w14:textId="0C31DC5F" w:rsidR="00F43F1A" w:rsidRDefault="00F43F1A">
      <w:pPr>
        <w:pStyle w:val="CommentText"/>
      </w:pPr>
    </w:p>
    <w:p w14:paraId="6FDFDD1C" w14:textId="3A8BECBE" w:rsidR="00F43F1A" w:rsidRDefault="00F43F1A">
      <w:pPr>
        <w:pStyle w:val="CommentText"/>
      </w:pPr>
      <w:r>
        <w:t>Also would be good to introduce Excel terminology: workbook, worksheet, row, column, cell, (named ranges?)</w:t>
      </w:r>
    </w:p>
  </w:comment>
  <w:comment w:id="8" w:author="John Fay" w:date="2017-12-18T10:40:00Z" w:initials="JF">
    <w:p w14:paraId="6387D457" w14:textId="57D2519E" w:rsidR="002F3231" w:rsidRDefault="002F3231">
      <w:pPr>
        <w:pStyle w:val="CommentText"/>
      </w:pPr>
      <w:r>
        <w:rPr>
          <w:rStyle w:val="CommentReference"/>
        </w:rPr>
        <w:annotationRef/>
      </w:r>
      <w:r>
        <w:t xml:space="preserve">Not sure to what you are referring here. This </w:t>
      </w:r>
      <w:r w:rsidR="003B2BA2">
        <w:t xml:space="preserve">the </w:t>
      </w:r>
      <w:r>
        <w:t>worksheet</w:t>
      </w:r>
      <w:r w:rsidR="003B2BA2">
        <w:t xml:space="preserve"> created by simple pasting</w:t>
      </w:r>
      <w:r>
        <w:t>?</w:t>
      </w:r>
    </w:p>
  </w:comment>
  <w:comment w:id="9" w:author="John Fay" w:date="2017-12-18T10:43:00Z" w:initials="JF">
    <w:p w14:paraId="44DB5003" w14:textId="413108BB" w:rsidR="003B2BA2" w:rsidRDefault="003B2BA2">
      <w:pPr>
        <w:pStyle w:val="CommentText"/>
      </w:pPr>
      <w:r>
        <w:rPr>
          <w:rStyle w:val="CommentReference"/>
        </w:rPr>
        <w:annotationRef/>
      </w:r>
      <w:r>
        <w:t>Again, not sure what you mean here. Guessing it’s the worksheet.</w:t>
      </w:r>
    </w:p>
  </w:comment>
  <w:comment w:id="12" w:author="John Fay" w:date="2017-12-18T10:48:00Z" w:initials="JF">
    <w:p w14:paraId="56B4E447" w14:textId="0B79B332" w:rsidR="003B2BA2" w:rsidRDefault="003B2BA2">
      <w:pPr>
        <w:pStyle w:val="CommentText"/>
      </w:pPr>
      <w:r>
        <w:rPr>
          <w:rStyle w:val="CommentReference"/>
        </w:rPr>
        <w:annotationRef/>
      </w:r>
      <w:r>
        <w:t>Mine actually showed proper dates (??)</w:t>
      </w:r>
    </w:p>
  </w:comment>
  <w:comment w:id="13" w:author="John Fay" w:date="2017-12-19T09:55:00Z" w:initials="JF">
    <w:p w14:paraId="3269C94A" w14:textId="0A1B2E80" w:rsidR="009106A4" w:rsidRDefault="009106A4">
      <w:pPr>
        <w:pStyle w:val="CommentText"/>
      </w:pPr>
      <w:r>
        <w:rPr>
          <w:rStyle w:val="CommentReference"/>
        </w:rPr>
        <w:annotationRef/>
      </w:r>
      <w:r>
        <w:t xml:space="preserve">I recommend pausing to state the background how to answer this question, i.e. look back at the raw data and at the qualification codes. </w:t>
      </w:r>
    </w:p>
  </w:comment>
  <w:comment w:id="14" w:author="John Fay" w:date="2017-12-19T09:50:00Z" w:initials="JF">
    <w:p w14:paraId="77615D04" w14:textId="6D635DF2" w:rsidR="00AF6395" w:rsidRDefault="00AF6395">
      <w:pPr>
        <w:pStyle w:val="CommentText"/>
      </w:pPr>
      <w:r>
        <w:rPr>
          <w:rStyle w:val="CommentReference"/>
        </w:rPr>
        <w:annotationRef/>
      </w:r>
      <w:r>
        <w:t>Just a cell with text in it?</w:t>
      </w:r>
    </w:p>
  </w:comment>
  <w:comment w:id="15" w:author="John Fay" w:date="2017-12-19T09:51:00Z" w:initials="JF">
    <w:p w14:paraId="5F1EF695" w14:textId="7E10F3EE" w:rsidR="00AF6395" w:rsidRDefault="00AF6395">
      <w:pPr>
        <w:pStyle w:val="CommentText"/>
      </w:pPr>
      <w:r>
        <w:rPr>
          <w:rStyle w:val="CommentReference"/>
        </w:rPr>
        <w:annotationRef/>
      </w:r>
      <w:r>
        <w:t>The count function described in step ‘d’?</w:t>
      </w:r>
    </w:p>
  </w:comment>
  <w:comment w:id="16" w:author="John Fay" w:date="2017-12-19T09:56:00Z" w:initials="JF">
    <w:p w14:paraId="4AD4A059" w14:textId="2249945A" w:rsidR="009B17DA" w:rsidRDefault="009B17DA">
      <w:pPr>
        <w:pStyle w:val="CommentText"/>
      </w:pPr>
      <w:r>
        <w:rPr>
          <w:rStyle w:val="CommentReference"/>
        </w:rPr>
        <w:annotationRef/>
      </w:r>
      <w:r>
        <w:t>Move this up to the start of this section.</w:t>
      </w:r>
    </w:p>
  </w:comment>
  <w:comment w:id="17" w:author="John Fay" w:date="2017-12-19T09:56:00Z" w:initials="JF">
    <w:p w14:paraId="767C6019" w14:textId="5DB1A705" w:rsidR="009B17DA" w:rsidRDefault="009B17DA">
      <w:pPr>
        <w:pStyle w:val="CommentText"/>
      </w:pPr>
      <w:r>
        <w:rPr>
          <w:rStyle w:val="CommentReference"/>
        </w:rPr>
        <w:annotationRef/>
      </w:r>
      <w:r>
        <w:t>Requires a bit of judgement/interpretation…</w:t>
      </w:r>
    </w:p>
  </w:comment>
  <w:comment w:id="18" w:author="John Fay" w:date="2017-12-19T10:08:00Z" w:initials="JF">
    <w:p w14:paraId="19F0395C" w14:textId="031545A3" w:rsidR="00F60A3E" w:rsidRDefault="00F60A3E">
      <w:pPr>
        <w:pStyle w:val="CommentText"/>
      </w:pPr>
      <w:r>
        <w:rPr>
          <w:rStyle w:val="CommentReference"/>
        </w:rPr>
        <w:annotationRef/>
      </w:r>
      <w:r>
        <w:t>Inclusive vs exclusive…</w:t>
      </w:r>
    </w:p>
  </w:comment>
  <w:comment w:id="21" w:author="John Fay" w:date="2017-12-19T11:08:00Z" w:initials="JF">
    <w:p w14:paraId="243419F4" w14:textId="3F3224DA" w:rsidR="00D81260" w:rsidRDefault="00D81260">
      <w:pPr>
        <w:pStyle w:val="CommentText"/>
      </w:pPr>
      <w:r>
        <w:rPr>
          <w:rStyle w:val="CommentReference"/>
        </w:rPr>
        <w:annotationRef/>
      </w:r>
      <w:r>
        <w:t>Done in next step…</w:t>
      </w:r>
    </w:p>
  </w:comment>
  <w:comment w:id="22" w:author="John Fay" w:date="2017-12-19T11:21:00Z" w:initials="JF">
    <w:p w14:paraId="6076FB62" w14:textId="1C641F10" w:rsidR="00C76C2F" w:rsidRDefault="00C76C2F">
      <w:pPr>
        <w:pStyle w:val="CommentText"/>
      </w:pPr>
      <w:r>
        <w:rPr>
          <w:rStyle w:val="CommentReference"/>
        </w:rPr>
        <w:annotationRef/>
      </w:r>
      <w:r>
        <w:t>EDF table…</w:t>
      </w:r>
    </w:p>
  </w:comment>
  <w:comment w:id="23" w:author="John Fay" w:date="2017-12-19T11:23:00Z" w:initials="JF">
    <w:p w14:paraId="0CEEFA88" w14:textId="249E6D83" w:rsidR="00C76C2F" w:rsidRDefault="00C76C2F">
      <w:pPr>
        <w:pStyle w:val="CommentText"/>
      </w:pPr>
      <w:r>
        <w:rPr>
          <w:rStyle w:val="CommentReference"/>
        </w:rPr>
        <w:annotationRef/>
      </w:r>
      <w:r>
        <w:t>Which values?</w:t>
      </w:r>
    </w:p>
  </w:comment>
  <w:comment w:id="24" w:author="John Fay" w:date="2017-12-19T11:26:00Z" w:initials="JF">
    <w:p w14:paraId="34EA9AF4" w14:textId="1199A71B" w:rsidR="00C76C2F" w:rsidRDefault="00C76C2F">
      <w:pPr>
        <w:pStyle w:val="CommentText"/>
      </w:pPr>
      <w:r>
        <w:rPr>
          <w:rStyle w:val="CommentReference"/>
        </w:rPr>
        <w:annotationRef/>
      </w:r>
      <w:r>
        <w:t>Could use rank function</w:t>
      </w:r>
      <w:r w:rsidR="001C7A00">
        <w:t>…</w:t>
      </w:r>
    </w:p>
  </w:comment>
  <w:comment w:id="25" w:author="John Fay" w:date="2017-12-19T15:20:00Z" w:initials="JF">
    <w:p w14:paraId="4AE71186" w14:textId="7F05FE08" w:rsidR="001C7A00" w:rsidRDefault="001C7A00">
      <w:pPr>
        <w:pStyle w:val="CommentText"/>
      </w:pPr>
      <w:r>
        <w:rPr>
          <w:rStyle w:val="CommentReference"/>
        </w:rPr>
        <w:annotationRef/>
      </w:r>
      <w:r>
        <w:t>“Pe” was used for previous variable…</w:t>
      </w:r>
    </w:p>
  </w:comment>
  <w:comment w:id="27"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8F01F9" w15:done="0"/>
  <w15:commentEx w15:paraId="458CC007" w15:done="0"/>
  <w15:commentEx w15:paraId="2D2AFA54" w15:done="0"/>
  <w15:commentEx w15:paraId="01129371" w15:done="0"/>
  <w15:commentEx w15:paraId="6FDFDD1C" w15:done="0"/>
  <w15:commentEx w15:paraId="6387D457" w15:done="0"/>
  <w15:commentEx w15:paraId="44DB5003" w15:done="0"/>
  <w15:commentEx w15:paraId="56B4E447" w15:done="0"/>
  <w15:commentEx w15:paraId="3269C94A" w15:done="0"/>
  <w15:commentEx w15:paraId="77615D04" w15:done="0"/>
  <w15:commentEx w15:paraId="5F1EF695" w15:done="0"/>
  <w15:commentEx w15:paraId="4AD4A059" w15:done="0"/>
  <w15:commentEx w15:paraId="767C6019" w15:done="0"/>
  <w15:commentEx w15:paraId="19F0395C" w15:done="0"/>
  <w15:commentEx w15:paraId="243419F4" w15:done="0"/>
  <w15:commentEx w15:paraId="6076FB62" w15:done="0"/>
  <w15:commentEx w15:paraId="0CEEFA88" w15:done="0"/>
  <w15:commentEx w15:paraId="34EA9AF4" w15:done="0"/>
  <w15:commentEx w15:paraId="4AE71186" w15:done="0"/>
  <w15:commentEx w15:paraId="5D73FD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2304C" w14:textId="77777777" w:rsidR="00EB3F27" w:rsidRDefault="00EB3F27" w:rsidP="00571D3D">
      <w:pPr>
        <w:spacing w:after="0" w:line="240" w:lineRule="auto"/>
      </w:pPr>
      <w:r>
        <w:separator/>
      </w:r>
    </w:p>
  </w:endnote>
  <w:endnote w:type="continuationSeparator" w:id="0">
    <w:p w14:paraId="57C6E358" w14:textId="77777777" w:rsidR="00EB3F27" w:rsidRDefault="00EB3F27"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09BA36CA" w:rsidR="00571D3D" w:rsidRDefault="00571D3D">
        <w:pPr>
          <w:pStyle w:val="Footer"/>
          <w:jc w:val="center"/>
        </w:pPr>
        <w:r>
          <w:fldChar w:fldCharType="begin"/>
        </w:r>
        <w:r>
          <w:instrText xml:space="preserve"> PAGE   \* MERGEFORMAT </w:instrText>
        </w:r>
        <w:r>
          <w:fldChar w:fldCharType="separate"/>
        </w:r>
        <w:r w:rsidR="0091687E">
          <w:rPr>
            <w:noProof/>
          </w:rPr>
          <w:t>13</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DF046" w14:textId="77777777" w:rsidR="00EB3F27" w:rsidRDefault="00EB3F27" w:rsidP="00571D3D">
      <w:pPr>
        <w:spacing w:after="0" w:line="240" w:lineRule="auto"/>
      </w:pPr>
      <w:r>
        <w:separator/>
      </w:r>
    </w:p>
  </w:footnote>
  <w:footnote w:type="continuationSeparator" w:id="0">
    <w:p w14:paraId="12CA2A43" w14:textId="77777777" w:rsidR="00EB3F27" w:rsidRDefault="00EB3F27"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53966"/>
    <w:rsid w:val="001C7A00"/>
    <w:rsid w:val="002172A3"/>
    <w:rsid w:val="00221A0F"/>
    <w:rsid w:val="00224BDA"/>
    <w:rsid w:val="002478EF"/>
    <w:rsid w:val="00273CEB"/>
    <w:rsid w:val="00276153"/>
    <w:rsid w:val="002C1D45"/>
    <w:rsid w:val="002F133B"/>
    <w:rsid w:val="002F3231"/>
    <w:rsid w:val="00322D3E"/>
    <w:rsid w:val="003738CF"/>
    <w:rsid w:val="003B2BA2"/>
    <w:rsid w:val="0043768D"/>
    <w:rsid w:val="00446B57"/>
    <w:rsid w:val="00463FB3"/>
    <w:rsid w:val="00474D25"/>
    <w:rsid w:val="004C093D"/>
    <w:rsid w:val="004C0BA3"/>
    <w:rsid w:val="004D425B"/>
    <w:rsid w:val="00505233"/>
    <w:rsid w:val="00514523"/>
    <w:rsid w:val="00571D3D"/>
    <w:rsid w:val="00580D99"/>
    <w:rsid w:val="005D19A2"/>
    <w:rsid w:val="005D673D"/>
    <w:rsid w:val="00622D0E"/>
    <w:rsid w:val="00641FB0"/>
    <w:rsid w:val="00645B6E"/>
    <w:rsid w:val="00652707"/>
    <w:rsid w:val="0069397D"/>
    <w:rsid w:val="006A52C5"/>
    <w:rsid w:val="00712AE8"/>
    <w:rsid w:val="0074387F"/>
    <w:rsid w:val="007927EA"/>
    <w:rsid w:val="007A5D37"/>
    <w:rsid w:val="007B3D38"/>
    <w:rsid w:val="007C619B"/>
    <w:rsid w:val="0080152B"/>
    <w:rsid w:val="00843A28"/>
    <w:rsid w:val="00861E0A"/>
    <w:rsid w:val="008B3219"/>
    <w:rsid w:val="008B6541"/>
    <w:rsid w:val="00905857"/>
    <w:rsid w:val="009106A4"/>
    <w:rsid w:val="0091687E"/>
    <w:rsid w:val="00925792"/>
    <w:rsid w:val="00951488"/>
    <w:rsid w:val="0096440C"/>
    <w:rsid w:val="009A3DC5"/>
    <w:rsid w:val="009B17DA"/>
    <w:rsid w:val="00A134FE"/>
    <w:rsid w:val="00A5345F"/>
    <w:rsid w:val="00A57DAD"/>
    <w:rsid w:val="00A67D00"/>
    <w:rsid w:val="00AD24A6"/>
    <w:rsid w:val="00AF6395"/>
    <w:rsid w:val="00B50A91"/>
    <w:rsid w:val="00B7582A"/>
    <w:rsid w:val="00BE1190"/>
    <w:rsid w:val="00C14654"/>
    <w:rsid w:val="00C45B2F"/>
    <w:rsid w:val="00C70B4B"/>
    <w:rsid w:val="00C76C2F"/>
    <w:rsid w:val="00C86032"/>
    <w:rsid w:val="00D01D9A"/>
    <w:rsid w:val="00D4579C"/>
    <w:rsid w:val="00D81260"/>
    <w:rsid w:val="00D93A1F"/>
    <w:rsid w:val="00E34F59"/>
    <w:rsid w:val="00E37C5E"/>
    <w:rsid w:val="00E542B8"/>
    <w:rsid w:val="00E551F5"/>
    <w:rsid w:val="00EB3F27"/>
    <w:rsid w:val="00EE5BB5"/>
    <w:rsid w:val="00EF1AA2"/>
    <w:rsid w:val="00F11304"/>
    <w:rsid w:val="00F25950"/>
    <w:rsid w:val="00F34E03"/>
    <w:rsid w:val="00F43F1A"/>
    <w:rsid w:val="00F60A3E"/>
    <w:rsid w:val="00F80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erdata.usgs.gov/nwis/dv?cb_00060=on&amp;format=rdb&amp;site_no=02087500&amp;referred_module=sw&amp;period=&amp;begin_date=1930-10-01&amp;end_date=2017-10-0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1996</TotalTime>
  <Pages>1</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John Fay</cp:lastModifiedBy>
  <cp:revision>37</cp:revision>
  <dcterms:created xsi:type="dcterms:W3CDTF">2017-11-29T15:09:00Z</dcterms:created>
  <dcterms:modified xsi:type="dcterms:W3CDTF">2017-12-19T20:59:00Z</dcterms:modified>
</cp:coreProperties>
</file>