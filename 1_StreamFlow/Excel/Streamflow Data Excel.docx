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4700B" w14:textId="77777777" w:rsidR="00261070" w:rsidRDefault="00505233" w:rsidP="00505233">
      <w:pPr>
        <w:pStyle w:val="Title"/>
      </w:pPr>
      <w:r>
        <w:t>Unit 1: Streamflow Data</w:t>
      </w:r>
    </w:p>
    <w:p w14:paraId="348B3AA0" w14:textId="77777777" w:rsidR="00505233" w:rsidRDefault="00505233" w:rsidP="00505233"/>
    <w:p w14:paraId="5C54E3CA" w14:textId="77777777" w:rsidR="00D4579C" w:rsidRDefault="00753027" w:rsidP="00505233">
      <w:r>
        <w:pict w14:anchorId="7A7F8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9.25pt">
            <v:imagedata r:id="rId7" o:title="Data Analytics Process Streamflow"/>
          </v:shape>
        </w:pict>
      </w:r>
    </w:p>
    <w:p w14:paraId="3FB3AA27" w14:textId="77777777" w:rsidR="00D4579C" w:rsidRDefault="00D4579C" w:rsidP="00505233"/>
    <w:p w14:paraId="6A9377FA" w14:textId="77777777" w:rsidR="00D4579C" w:rsidRDefault="00D4579C" w:rsidP="00505233">
      <w:pPr>
        <w:rPr>
          <w:noProof/>
        </w:rPr>
      </w:pPr>
    </w:p>
    <w:p w14:paraId="366E9B8C" w14:textId="77777777" w:rsidR="00D4579C" w:rsidRDefault="00D4579C" w:rsidP="00505233"/>
    <w:p w14:paraId="4C5208A6" w14:textId="77777777" w:rsidR="00D4579C" w:rsidRDefault="00D4579C" w:rsidP="00505233"/>
    <w:p w14:paraId="0222AA64" w14:textId="77777777" w:rsidR="00D4579C" w:rsidRDefault="00D4579C" w:rsidP="00505233"/>
    <w:p w14:paraId="06EF68E4" w14:textId="77777777" w:rsidR="00D4579C" w:rsidRDefault="00D4579C" w:rsidP="00A134FE">
      <w:pPr>
        <w:pStyle w:val="Title"/>
      </w:pPr>
      <w:r>
        <w:t>Excel Exercise:</w:t>
      </w:r>
    </w:p>
    <w:p w14:paraId="2997ACE7" w14:textId="77777777" w:rsidR="00D4579C" w:rsidRPr="00505233" w:rsidRDefault="00A134FE" w:rsidP="00A134FE">
      <w:pPr>
        <w:pStyle w:val="Heading1"/>
      </w:pPr>
      <w:r>
        <w:t>What data do I need? &amp; Do the data exist</w:t>
      </w:r>
    </w:p>
    <w:p w14:paraId="3AD0DB9F" w14:textId="77777777" w:rsidR="00D4579C" w:rsidRPr="00474D25" w:rsidRDefault="00D4579C" w:rsidP="00D4579C">
      <w:pPr>
        <w:pStyle w:val="ListParagraph"/>
        <w:numPr>
          <w:ilvl w:val="0"/>
          <w:numId w:val="1"/>
        </w:numPr>
        <w:rPr>
          <w:sz w:val="24"/>
        </w:rPr>
      </w:pPr>
      <w:r w:rsidRPr="00474D25">
        <w:rPr>
          <w:sz w:val="24"/>
        </w:rPr>
        <w:t>Find daily discharge data for a site downstream of Falls Lake Reservoir</w:t>
      </w:r>
    </w:p>
    <w:p w14:paraId="798638D0" w14:textId="77777777" w:rsidR="00D4579C" w:rsidRPr="00474D25" w:rsidRDefault="00D4579C" w:rsidP="00D4579C">
      <w:pPr>
        <w:pStyle w:val="ListParagraph"/>
        <w:numPr>
          <w:ilvl w:val="1"/>
          <w:numId w:val="1"/>
        </w:numPr>
        <w:rPr>
          <w:sz w:val="24"/>
        </w:rPr>
      </w:pPr>
      <w:r w:rsidRPr="00474D25">
        <w:rPr>
          <w:sz w:val="24"/>
        </w:rPr>
        <w:t xml:space="preserve">USGS NWIS: Mapper. </w:t>
      </w:r>
    </w:p>
    <w:p w14:paraId="2D3E8830" w14:textId="77777777" w:rsidR="00D4579C" w:rsidRPr="00474D25" w:rsidRDefault="00D4579C" w:rsidP="00D4579C">
      <w:pPr>
        <w:pStyle w:val="ListParagraph"/>
        <w:numPr>
          <w:ilvl w:val="2"/>
          <w:numId w:val="1"/>
        </w:numPr>
        <w:rPr>
          <w:sz w:val="24"/>
        </w:rPr>
      </w:pPr>
      <w:r w:rsidRPr="00474D25">
        <w:rPr>
          <w:sz w:val="24"/>
        </w:rPr>
        <w:t xml:space="preserve">Zoom into Falls Lake Reservoir and </w:t>
      </w:r>
      <w:commentRangeStart w:id="0"/>
      <w:r w:rsidRPr="00474D25">
        <w:rPr>
          <w:sz w:val="24"/>
        </w:rPr>
        <w:t>trace downstream</w:t>
      </w:r>
      <w:commentRangeEnd w:id="0"/>
      <w:r w:rsidR="00EE5BB5">
        <w:rPr>
          <w:rStyle w:val="CommentReference"/>
        </w:rPr>
        <w:commentReference w:id="0"/>
      </w:r>
      <w:r w:rsidRPr="00474D25">
        <w:rPr>
          <w:sz w:val="24"/>
        </w:rPr>
        <w:t>. Noting the site number and site name.</w:t>
      </w:r>
    </w:p>
    <w:p w14:paraId="52FB6065" w14:textId="77777777" w:rsidR="00D4579C" w:rsidRDefault="00D4579C" w:rsidP="00A134FE">
      <w:pPr>
        <w:pStyle w:val="NoSpacing"/>
      </w:pPr>
      <w:r>
        <w:rPr>
          <w:noProof/>
        </w:rPr>
        <mc:AlternateContent>
          <mc:Choice Requires="wps">
            <w:drawing>
              <wp:anchor distT="0" distB="0" distL="114300" distR="114300" simplePos="0" relativeHeight="251659264" behindDoc="0" locked="0" layoutInCell="1" allowOverlap="1" wp14:anchorId="73069206" wp14:editId="5E1CD8DA">
                <wp:simplePos x="0" y="0"/>
                <wp:positionH relativeFrom="column">
                  <wp:posOffset>3657600</wp:posOffset>
                </wp:positionH>
                <wp:positionV relativeFrom="paragraph">
                  <wp:posOffset>3902075</wp:posOffset>
                </wp:positionV>
                <wp:extent cx="670560" cy="670560"/>
                <wp:effectExtent l="0" t="0" r="15240" b="15240"/>
                <wp:wrapNone/>
                <wp:docPr id="2" name="Oval 2"/>
                <wp:cNvGraphicFramePr/>
                <a:graphic xmlns:a="http://schemas.openxmlformats.org/drawingml/2006/main">
                  <a:graphicData uri="http://schemas.microsoft.com/office/word/2010/wordprocessingShape">
                    <wps:wsp>
                      <wps:cNvSpPr/>
                      <wps:spPr>
                        <a:xfrm>
                          <a:off x="0" y="0"/>
                          <a:ext cx="670560" cy="67056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D2F78" id="Oval 2" o:spid="_x0000_s1026" style="position:absolute;margin-left:4in;margin-top:307.25pt;width:52.8pt;height:5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" filled="f" strokecolor="#00b0f0" strokeweight="1.5pt">
                <v:stroke joinstyle="miter"/>
              </v:oval>
            </w:pict>
          </mc:Fallback>
        </mc:AlternateContent>
      </w:r>
      <w:r>
        <w:rPr>
          <w:noProof/>
        </w:rPr>
        <w:drawing>
          <wp:inline distT="0" distB="0" distL="0" distR="0" wp14:anchorId="13B819F6" wp14:editId="18C8A206">
            <wp:extent cx="5181414" cy="4488180"/>
            <wp:effectExtent l="19050" t="19050" r="1968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185167" cy="449143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0ADDD0F" w14:textId="77777777" w:rsidR="00D4579C" w:rsidRDefault="00D4579C" w:rsidP="00D4579C">
      <w:r>
        <w:rPr>
          <w:b/>
        </w:rPr>
        <w:t>Figure:</w:t>
      </w:r>
      <w:r>
        <w:t xml:space="preserve"> Snapshot of NWIS Mapper. Falls Lake is in the upper left corner. Clayton is the next site downstream of the reservoir. As are Smithfield and Goldsboro. Notice that as you move downstream additional streams join the Neuse River, complicating the signal from Falls Lake.</w:t>
      </w:r>
    </w:p>
    <w:p w14:paraId="79063E2B" w14:textId="77777777" w:rsidR="00A134FE" w:rsidRDefault="00A134FE" w:rsidP="00D4579C"/>
    <w:p w14:paraId="7F8C00E3" w14:textId="6FD873F2" w:rsidR="00474D25" w:rsidRPr="00474D25" w:rsidRDefault="00474D25" w:rsidP="00474D25">
      <w:pPr>
        <w:pStyle w:val="ListParagraph"/>
        <w:numPr>
          <w:ilvl w:val="0"/>
          <w:numId w:val="1"/>
        </w:numPr>
        <w:rPr>
          <w:sz w:val="24"/>
        </w:rPr>
      </w:pPr>
      <w:r>
        <w:rPr>
          <w:sz w:val="24"/>
        </w:rPr>
        <w:t xml:space="preserve">Find the </w:t>
      </w:r>
      <w:r w:rsidRPr="00474D25">
        <w:rPr>
          <w:sz w:val="24"/>
        </w:rPr>
        <w:t xml:space="preserve">daily discharge data for </w:t>
      </w:r>
      <w:r>
        <w:rPr>
          <w:sz w:val="24"/>
        </w:rPr>
        <w:t>the Neuse River near Clayton, NC</w:t>
      </w:r>
      <w:ins w:id="1" w:author="John Fay" w:date="2017-12-18T10:12:00Z">
        <w:r w:rsidR="00221A0F">
          <w:rPr>
            <w:sz w:val="24"/>
          </w:rPr>
          <w:t xml:space="preserve"> using one of these methods</w:t>
        </w:r>
      </w:ins>
    </w:p>
    <w:p w14:paraId="390AFBAD" w14:textId="77777777" w:rsidR="00474D25" w:rsidRDefault="00D4579C" w:rsidP="00474D25">
      <w:pPr>
        <w:pStyle w:val="ListParagraph"/>
        <w:numPr>
          <w:ilvl w:val="1"/>
          <w:numId w:val="1"/>
        </w:numPr>
        <w:rPr>
          <w:sz w:val="24"/>
        </w:rPr>
      </w:pPr>
      <w:r w:rsidRPr="00474D25">
        <w:rPr>
          <w:sz w:val="24"/>
        </w:rPr>
        <w:t xml:space="preserve">Click on the </w:t>
      </w:r>
      <w:r w:rsidR="00474D25">
        <w:rPr>
          <w:sz w:val="24"/>
        </w:rPr>
        <w:t>“Access Data” Button on NWIS Mapper</w:t>
      </w:r>
    </w:p>
    <w:p w14:paraId="7565F562" w14:textId="70C88920" w:rsidR="00D4579C" w:rsidRPr="00474D25" w:rsidRDefault="00D4579C" w:rsidP="00474D25">
      <w:pPr>
        <w:pStyle w:val="ListParagraph"/>
        <w:numPr>
          <w:ilvl w:val="1"/>
          <w:numId w:val="1"/>
        </w:numPr>
        <w:rPr>
          <w:sz w:val="24"/>
        </w:rPr>
      </w:pPr>
      <w:r w:rsidRPr="00474D25">
        <w:rPr>
          <w:sz w:val="24"/>
        </w:rPr>
        <w:lastRenderedPageBreak/>
        <w:t xml:space="preserve">USGS NWIS </w:t>
      </w:r>
      <w:r w:rsidRPr="00474D25">
        <w:rPr>
          <w:sz w:val="24"/>
        </w:rPr>
        <w:sym w:font="Wingdings" w:char="F0E0"/>
      </w:r>
      <w:r w:rsidRPr="00474D25">
        <w:rPr>
          <w:sz w:val="24"/>
        </w:rPr>
        <w:t xml:space="preserve"> select NC, Daily Data, Discharge, search for “</w:t>
      </w:r>
      <w:r w:rsidR="00474D25">
        <w:rPr>
          <w:sz w:val="24"/>
        </w:rPr>
        <w:t>Clayton</w:t>
      </w:r>
      <w:r w:rsidRPr="00474D25">
        <w:rPr>
          <w:sz w:val="24"/>
        </w:rPr>
        <w:t>”</w:t>
      </w:r>
      <w:r w:rsidR="00474D25">
        <w:rPr>
          <w:sz w:val="24"/>
        </w:rPr>
        <w:t xml:space="preserve"> or the Site Number (02087500)</w:t>
      </w:r>
    </w:p>
    <w:p w14:paraId="6383B320" w14:textId="77777777" w:rsidR="00D4579C" w:rsidRPr="00474D25" w:rsidRDefault="00D4579C" w:rsidP="00D4579C">
      <w:pPr>
        <w:pStyle w:val="ListParagraph"/>
        <w:numPr>
          <w:ilvl w:val="1"/>
          <w:numId w:val="1"/>
        </w:numPr>
        <w:rPr>
          <w:sz w:val="24"/>
        </w:rPr>
      </w:pPr>
      <w:r w:rsidRPr="00474D25">
        <w:rPr>
          <w:sz w:val="24"/>
        </w:rPr>
        <w:t xml:space="preserve">Google USGS </w:t>
      </w:r>
      <w:r w:rsidR="00474D25">
        <w:rPr>
          <w:sz w:val="24"/>
        </w:rPr>
        <w:t>Neuse River near Clayton</w:t>
      </w:r>
    </w:p>
    <w:p w14:paraId="4E7BBCA6" w14:textId="77777777" w:rsidR="00A134FE" w:rsidRPr="00505233" w:rsidRDefault="00A134FE" w:rsidP="00A134FE">
      <w:pPr>
        <w:pStyle w:val="Heading1"/>
      </w:pPr>
      <w:r>
        <w:t>Obtain the data</w:t>
      </w:r>
    </w:p>
    <w:p w14:paraId="7C0106F7" w14:textId="77777777" w:rsidR="00505233" w:rsidRPr="00474D25" w:rsidRDefault="00505233" w:rsidP="00A134FE">
      <w:pPr>
        <w:pStyle w:val="ListParagraph"/>
        <w:numPr>
          <w:ilvl w:val="0"/>
          <w:numId w:val="9"/>
        </w:numPr>
        <w:rPr>
          <w:sz w:val="24"/>
        </w:rPr>
      </w:pPr>
      <w:r w:rsidRPr="00474D25">
        <w:rPr>
          <w:sz w:val="24"/>
        </w:rPr>
        <w:t>Download</w:t>
      </w:r>
      <w:r w:rsidR="00905857" w:rsidRPr="00474D25">
        <w:rPr>
          <w:sz w:val="24"/>
        </w:rPr>
        <w:t xml:space="preserve"> daily discharge data from </w:t>
      </w:r>
      <w:commentRangeStart w:id="2"/>
      <w:r w:rsidR="00905857" w:rsidRPr="00474D25">
        <w:rPr>
          <w:sz w:val="24"/>
        </w:rPr>
        <w:t xml:space="preserve">10-01-1930 </w:t>
      </w:r>
      <w:commentRangeEnd w:id="2"/>
      <w:r w:rsidR="00221A0F">
        <w:rPr>
          <w:rStyle w:val="CommentReference"/>
        </w:rPr>
        <w:commentReference w:id="2"/>
      </w:r>
      <w:r w:rsidR="00905857" w:rsidRPr="00474D25">
        <w:rPr>
          <w:sz w:val="24"/>
        </w:rPr>
        <w:t>to 9-30-2017</w:t>
      </w:r>
      <w:r w:rsidR="00474D25">
        <w:rPr>
          <w:sz w:val="24"/>
        </w:rPr>
        <w:t xml:space="preserve"> (October to September is the Water Year)</w:t>
      </w:r>
    </w:p>
    <w:p w14:paraId="4E7529B1" w14:textId="77777777" w:rsidR="00905857" w:rsidRPr="00474D25" w:rsidRDefault="00905857" w:rsidP="00A134FE">
      <w:pPr>
        <w:pStyle w:val="ListParagraph"/>
        <w:numPr>
          <w:ilvl w:val="1"/>
          <w:numId w:val="9"/>
        </w:numPr>
        <w:rPr>
          <w:sz w:val="24"/>
        </w:rPr>
      </w:pPr>
      <w:r w:rsidRPr="00474D25">
        <w:rPr>
          <w:sz w:val="24"/>
        </w:rPr>
        <w:t>Select parameter of interest</w:t>
      </w:r>
      <w:r w:rsidR="00474D25">
        <w:rPr>
          <w:sz w:val="24"/>
        </w:rPr>
        <w:t xml:space="preserve"> (Discharge)</w:t>
      </w:r>
    </w:p>
    <w:p w14:paraId="7FCD3DCB" w14:textId="77777777" w:rsidR="00905857" w:rsidRPr="00474D25" w:rsidRDefault="00905857" w:rsidP="00A134FE">
      <w:pPr>
        <w:pStyle w:val="ListParagraph"/>
        <w:numPr>
          <w:ilvl w:val="1"/>
          <w:numId w:val="9"/>
        </w:numPr>
        <w:rPr>
          <w:sz w:val="24"/>
        </w:rPr>
      </w:pPr>
      <w:r w:rsidRPr="00474D25">
        <w:rPr>
          <w:sz w:val="24"/>
        </w:rPr>
        <w:t>Select output format (tab-separated)</w:t>
      </w:r>
    </w:p>
    <w:p w14:paraId="7FC8946C" w14:textId="77777777" w:rsidR="00905857" w:rsidRPr="00474D25" w:rsidRDefault="00905857" w:rsidP="00A134FE">
      <w:pPr>
        <w:pStyle w:val="ListParagraph"/>
        <w:numPr>
          <w:ilvl w:val="1"/>
          <w:numId w:val="9"/>
        </w:numPr>
        <w:rPr>
          <w:sz w:val="24"/>
        </w:rPr>
      </w:pPr>
      <w:r w:rsidRPr="00474D25">
        <w:rPr>
          <w:sz w:val="24"/>
        </w:rPr>
        <w:t>Select dates</w:t>
      </w:r>
    </w:p>
    <w:p w14:paraId="4CF2E0DB" w14:textId="07964EE6" w:rsidR="004C093D" w:rsidRPr="00474D25" w:rsidRDefault="00221A0F" w:rsidP="004C093D">
      <w:pPr>
        <w:pStyle w:val="ListParagraph"/>
        <w:ind w:left="1440"/>
        <w:rPr>
          <w:sz w:val="24"/>
        </w:rPr>
      </w:pPr>
      <w:ins w:id="3" w:author="John Fay" w:date="2017-12-18T10:18:00Z">
        <w:r>
          <w:rPr>
            <w:noProof/>
          </w:rPr>
          <w:drawing>
            <wp:inline distT="0" distB="0" distL="0" distR="0" wp14:anchorId="2C5D7797" wp14:editId="4CDE13F8">
              <wp:extent cx="5943600" cy="1300480"/>
              <wp:effectExtent l="0" t="0" r="0" b="0"/>
              <wp:docPr id="4" name="Picture 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00480"/>
                      </a:xfrm>
                      <a:prstGeom prst="rect">
                        <a:avLst/>
                      </a:prstGeom>
                    </pic:spPr>
                  </pic:pic>
                </a:graphicData>
              </a:graphic>
            </wp:inline>
          </w:drawing>
        </w:r>
      </w:ins>
    </w:p>
    <w:p w14:paraId="1CA90182" w14:textId="77777777" w:rsidR="00905857" w:rsidRDefault="004C093D" w:rsidP="00A134FE">
      <w:pPr>
        <w:pStyle w:val="ListParagraph"/>
        <w:numPr>
          <w:ilvl w:val="0"/>
          <w:numId w:val="9"/>
        </w:numPr>
        <w:rPr>
          <w:sz w:val="24"/>
        </w:rPr>
      </w:pPr>
      <w:commentRangeStart w:id="4"/>
      <w:r w:rsidRPr="00474D25">
        <w:rPr>
          <w:sz w:val="24"/>
        </w:rPr>
        <w:t>Notice the metadata provided</w:t>
      </w:r>
      <w:commentRangeEnd w:id="4"/>
      <w:r w:rsidR="00C14654">
        <w:rPr>
          <w:rStyle w:val="CommentReference"/>
        </w:rPr>
        <w:commentReference w:id="4"/>
      </w:r>
    </w:p>
    <w:p w14:paraId="1AABAACD" w14:textId="77777777" w:rsidR="00474D25" w:rsidRDefault="00474D25" w:rsidP="00474D25">
      <w:pPr>
        <w:pStyle w:val="ListParagraph"/>
        <w:rPr>
          <w:sz w:val="24"/>
        </w:rPr>
      </w:pPr>
    </w:p>
    <w:p w14:paraId="46C43464" w14:textId="77777777" w:rsidR="00474D25" w:rsidRPr="00474D25" w:rsidRDefault="00474D25" w:rsidP="00A134FE">
      <w:pPr>
        <w:pStyle w:val="ListParagraph"/>
        <w:numPr>
          <w:ilvl w:val="0"/>
          <w:numId w:val="9"/>
        </w:numPr>
        <w:rPr>
          <w:sz w:val="24"/>
        </w:rPr>
      </w:pPr>
      <w:commentRangeStart w:id="5"/>
      <w:r>
        <w:rPr>
          <w:sz w:val="24"/>
        </w:rPr>
        <w:t>Notice the URL. Certain parameters in that link can be changed to download other data. For example, change the site_no to: 02089000. What data appeared on the website?</w:t>
      </w:r>
      <w:commentRangeEnd w:id="5"/>
      <w:r w:rsidR="00221A0F">
        <w:rPr>
          <w:rStyle w:val="CommentReference"/>
        </w:rPr>
        <w:commentReference w:id="5"/>
      </w:r>
    </w:p>
    <w:p w14:paraId="701AC9D3" w14:textId="77777777" w:rsidR="004C093D" w:rsidRPr="00474D25" w:rsidRDefault="004C093D" w:rsidP="004C093D">
      <w:pPr>
        <w:pStyle w:val="ListParagraph"/>
        <w:rPr>
          <w:sz w:val="24"/>
        </w:rPr>
      </w:pPr>
    </w:p>
    <w:p w14:paraId="4EBD9A43" w14:textId="77777777" w:rsidR="004C093D" w:rsidRPr="00474D25" w:rsidRDefault="004C093D" w:rsidP="00A134FE">
      <w:pPr>
        <w:pStyle w:val="ListParagraph"/>
        <w:numPr>
          <w:ilvl w:val="0"/>
          <w:numId w:val="9"/>
        </w:numPr>
        <w:rPr>
          <w:sz w:val="24"/>
        </w:rPr>
      </w:pPr>
      <w:r w:rsidRPr="00474D25">
        <w:rPr>
          <w:sz w:val="24"/>
        </w:rPr>
        <w:t xml:space="preserve">Copy and paste </w:t>
      </w:r>
      <w:r w:rsidR="002F133B" w:rsidRPr="00474D25">
        <w:rPr>
          <w:i/>
          <w:sz w:val="24"/>
        </w:rPr>
        <w:t xml:space="preserve">all </w:t>
      </w:r>
      <w:r w:rsidRPr="00474D25">
        <w:rPr>
          <w:sz w:val="24"/>
        </w:rPr>
        <w:t>the data into excel</w:t>
      </w:r>
      <w:r w:rsidR="00273CEB">
        <w:rPr>
          <w:rStyle w:val="CommentReference"/>
        </w:rPr>
        <w:commentReference w:id="6"/>
      </w:r>
    </w:p>
    <w:p w14:paraId="5AD3EADC" w14:textId="78977E80" w:rsidR="00A134FE" w:rsidRDefault="00A134FE" w:rsidP="00A134FE">
      <w:pPr>
        <w:pStyle w:val="ListParagraph"/>
        <w:numPr>
          <w:ilvl w:val="1"/>
          <w:numId w:val="9"/>
        </w:numPr>
        <w:rPr>
          <w:sz w:val="24"/>
        </w:rPr>
      </w:pPr>
      <w:r>
        <w:rPr>
          <w:sz w:val="24"/>
        </w:rPr>
        <w:t xml:space="preserve">To select all: Go to top left corner of website, highlight a little corner. Press </w:t>
      </w:r>
      <w:r w:rsidRPr="00A134FE">
        <w:rPr>
          <w:sz w:val="24"/>
          <w:highlight w:val="yellow"/>
        </w:rPr>
        <w:t>CTRL+SHIFT+END</w:t>
      </w:r>
      <w:ins w:id="7" w:author="John Fay" w:date="2017-12-18T10:25:00Z">
        <w:r w:rsidR="00C14654">
          <w:rPr>
            <w:sz w:val="24"/>
          </w:rPr>
          <w:t xml:space="preserve"> or CTRL-A</w:t>
        </w:r>
      </w:ins>
    </w:p>
    <w:p w14:paraId="0EE5D0B1" w14:textId="77777777" w:rsidR="002F133B" w:rsidRPr="00474D25" w:rsidRDefault="00A134FE" w:rsidP="00A134FE">
      <w:pPr>
        <w:pStyle w:val="ListParagraph"/>
        <w:numPr>
          <w:ilvl w:val="1"/>
          <w:numId w:val="9"/>
        </w:numPr>
        <w:rPr>
          <w:sz w:val="24"/>
        </w:rPr>
      </w:pPr>
      <w:r>
        <w:rPr>
          <w:sz w:val="24"/>
        </w:rPr>
        <w:t xml:space="preserve">In Excel </w:t>
      </w:r>
      <w:r w:rsidR="002F133B" w:rsidRPr="00474D25">
        <w:rPr>
          <w:sz w:val="24"/>
        </w:rPr>
        <w:t>Right click, paste special, text</w:t>
      </w:r>
    </w:p>
    <w:p w14:paraId="2183D6D1" w14:textId="77777777" w:rsidR="002F133B" w:rsidRPr="00474D25" w:rsidRDefault="002F133B" w:rsidP="00A134FE">
      <w:pPr>
        <w:pStyle w:val="ListParagraph"/>
        <w:numPr>
          <w:ilvl w:val="2"/>
          <w:numId w:val="9"/>
        </w:numPr>
        <w:rPr>
          <w:sz w:val="24"/>
        </w:rPr>
      </w:pPr>
      <w:r w:rsidRPr="00474D25">
        <w:rPr>
          <w:sz w:val="24"/>
        </w:rPr>
        <w:t>Notice the data are in different columns</w:t>
      </w:r>
    </w:p>
    <w:p w14:paraId="59D4D276" w14:textId="77777777" w:rsidR="002F133B" w:rsidRPr="00A134FE" w:rsidRDefault="00A134FE" w:rsidP="00A134FE">
      <w:pPr>
        <w:ind w:left="720"/>
        <w:rPr>
          <w:sz w:val="24"/>
        </w:rPr>
      </w:pPr>
      <w:r>
        <w:rPr>
          <w:sz w:val="24"/>
        </w:rPr>
        <w:t>OR…</w:t>
      </w:r>
    </w:p>
    <w:p w14:paraId="549ADE18" w14:textId="77777777" w:rsidR="002F133B" w:rsidRPr="00474D25" w:rsidRDefault="002F133B" w:rsidP="00A134FE">
      <w:pPr>
        <w:pStyle w:val="ListParagraph"/>
        <w:numPr>
          <w:ilvl w:val="1"/>
          <w:numId w:val="9"/>
        </w:numPr>
        <w:rPr>
          <w:sz w:val="24"/>
        </w:rPr>
      </w:pPr>
      <w:r w:rsidRPr="00474D25">
        <w:rPr>
          <w:sz w:val="24"/>
        </w:rPr>
        <w:t>Paste (CTRL+V)</w:t>
      </w:r>
    </w:p>
    <w:p w14:paraId="544727C4" w14:textId="77777777" w:rsidR="002F133B" w:rsidRPr="00474D25" w:rsidRDefault="002F133B" w:rsidP="00A134FE">
      <w:pPr>
        <w:pStyle w:val="ListParagraph"/>
        <w:numPr>
          <w:ilvl w:val="2"/>
          <w:numId w:val="9"/>
        </w:numPr>
        <w:rPr>
          <w:sz w:val="24"/>
        </w:rPr>
      </w:pPr>
      <w:r w:rsidRPr="00474D25">
        <w:rPr>
          <w:sz w:val="24"/>
        </w:rPr>
        <w:t>Notice the data are in a single column</w:t>
      </w:r>
    </w:p>
    <w:p w14:paraId="48CD7D5E" w14:textId="77777777" w:rsidR="002F133B" w:rsidRPr="00474D25" w:rsidRDefault="002F133B" w:rsidP="00A134FE">
      <w:pPr>
        <w:pStyle w:val="ListParagraph"/>
        <w:numPr>
          <w:ilvl w:val="2"/>
          <w:numId w:val="9"/>
        </w:numPr>
        <w:rPr>
          <w:sz w:val="24"/>
        </w:rPr>
      </w:pPr>
      <w:r w:rsidRPr="00474D25">
        <w:rPr>
          <w:sz w:val="24"/>
        </w:rPr>
        <w:t xml:space="preserve">Highlight the column (click on first row where data starts and press </w:t>
      </w:r>
      <w:r w:rsidRPr="00A134FE">
        <w:rPr>
          <w:sz w:val="24"/>
          <w:highlight w:val="yellow"/>
        </w:rPr>
        <w:t>CTRL+SHIFT+Down Arrow</w:t>
      </w:r>
      <w:r w:rsidRPr="00474D25">
        <w:rPr>
          <w:sz w:val="24"/>
        </w:rPr>
        <w:t>)</w:t>
      </w:r>
    </w:p>
    <w:p w14:paraId="0E4F5FF6" w14:textId="77777777" w:rsidR="002F133B" w:rsidRPr="00474D25" w:rsidRDefault="00081BE0" w:rsidP="00A134FE">
      <w:pPr>
        <w:pStyle w:val="ListParagraph"/>
        <w:numPr>
          <w:ilvl w:val="3"/>
          <w:numId w:val="9"/>
        </w:numPr>
        <w:rPr>
          <w:sz w:val="24"/>
        </w:rPr>
      </w:pPr>
      <w:r w:rsidRPr="00474D25">
        <w:rPr>
          <w:sz w:val="24"/>
        </w:rPr>
        <w:t xml:space="preserve">In </w:t>
      </w:r>
      <w:r w:rsidRPr="00A134FE">
        <w:rPr>
          <w:sz w:val="24"/>
          <w:highlight w:val="yellow"/>
        </w:rPr>
        <w:t xml:space="preserve">menu </w:t>
      </w:r>
      <w:r w:rsidRPr="00A134FE">
        <w:rPr>
          <w:sz w:val="24"/>
          <w:highlight w:val="yellow"/>
        </w:rPr>
        <w:sym w:font="Wingdings" w:char="F0E0"/>
      </w:r>
      <w:r w:rsidRPr="00A134FE">
        <w:rPr>
          <w:sz w:val="24"/>
          <w:highlight w:val="yellow"/>
        </w:rPr>
        <w:t xml:space="preserve"> Data</w:t>
      </w:r>
      <w:r w:rsidRPr="00A134FE">
        <w:rPr>
          <w:sz w:val="24"/>
          <w:highlight w:val="yellow"/>
        </w:rPr>
        <w:sym w:font="Wingdings" w:char="F0E0"/>
      </w:r>
      <w:r w:rsidRPr="00A134FE">
        <w:rPr>
          <w:sz w:val="24"/>
          <w:highlight w:val="yellow"/>
        </w:rPr>
        <w:t>Text to Columns</w:t>
      </w:r>
      <w:r w:rsidRPr="00A134FE">
        <w:rPr>
          <w:sz w:val="24"/>
          <w:highlight w:val="yellow"/>
        </w:rPr>
        <w:sym w:font="Wingdings" w:char="F0E0"/>
      </w:r>
      <w:r w:rsidRPr="00A134FE">
        <w:rPr>
          <w:sz w:val="24"/>
          <w:highlight w:val="yellow"/>
        </w:rPr>
        <w:t>Delimited</w:t>
      </w:r>
      <w:r w:rsidRPr="00A134FE">
        <w:rPr>
          <w:sz w:val="24"/>
          <w:highlight w:val="yellow"/>
        </w:rPr>
        <w:sym w:font="Wingdings" w:char="F0E0"/>
      </w:r>
      <w:r w:rsidRPr="00A134FE">
        <w:rPr>
          <w:sz w:val="24"/>
          <w:highlight w:val="yellow"/>
        </w:rPr>
        <w:t>Space</w:t>
      </w:r>
      <w:r w:rsidRPr="00A134FE">
        <w:rPr>
          <w:sz w:val="24"/>
          <w:highlight w:val="yellow"/>
        </w:rPr>
        <w:sym w:font="Wingdings" w:char="F0E0"/>
      </w:r>
      <w:r w:rsidRPr="00A134FE">
        <w:rPr>
          <w:sz w:val="24"/>
          <w:highlight w:val="yellow"/>
        </w:rPr>
        <w:t>Finish</w:t>
      </w:r>
    </w:p>
    <w:p w14:paraId="1621078F" w14:textId="77777777" w:rsidR="00081BE0" w:rsidRPr="00474D25" w:rsidRDefault="00081BE0" w:rsidP="00A134FE">
      <w:pPr>
        <w:pStyle w:val="ListParagraph"/>
        <w:numPr>
          <w:ilvl w:val="4"/>
          <w:numId w:val="9"/>
        </w:numPr>
        <w:rPr>
          <w:sz w:val="24"/>
        </w:rPr>
      </w:pPr>
      <w:r w:rsidRPr="00474D25">
        <w:rPr>
          <w:sz w:val="24"/>
        </w:rPr>
        <w:t>Notice the data are in columns now, but the column headers don’t match the data fields until 2004 when minimum and maximum discharge were collected. Need to be careful for these types of errors using this method. I recommend the previous method.</w:t>
      </w:r>
    </w:p>
    <w:p w14:paraId="0C2BAC5B" w14:textId="77777777" w:rsidR="00081BE0" w:rsidRPr="00474D25" w:rsidRDefault="00081BE0" w:rsidP="00A134FE">
      <w:pPr>
        <w:pStyle w:val="ListParagraph"/>
        <w:numPr>
          <w:ilvl w:val="2"/>
          <w:numId w:val="9"/>
        </w:numPr>
        <w:rPr>
          <w:sz w:val="24"/>
        </w:rPr>
      </w:pPr>
      <w:r w:rsidRPr="00474D25">
        <w:rPr>
          <w:sz w:val="24"/>
        </w:rPr>
        <w:t xml:space="preserve">Delete </w:t>
      </w:r>
      <w:commentRangeStart w:id="8"/>
      <w:r w:rsidRPr="00474D25">
        <w:rPr>
          <w:sz w:val="24"/>
        </w:rPr>
        <w:t xml:space="preserve">this one </w:t>
      </w:r>
      <w:commentRangeEnd w:id="8"/>
      <w:r w:rsidR="002F3231">
        <w:rPr>
          <w:rStyle w:val="CommentReference"/>
        </w:rPr>
        <w:commentReference w:id="8"/>
      </w:r>
      <w:r w:rsidRPr="00474D25">
        <w:rPr>
          <w:sz w:val="24"/>
        </w:rPr>
        <w:t>(highlight column letters, Right Click, Delete)</w:t>
      </w:r>
    </w:p>
    <w:p w14:paraId="027FC367" w14:textId="77777777" w:rsidR="00081BE0" w:rsidRPr="00474D25" w:rsidRDefault="00081BE0" w:rsidP="00081BE0">
      <w:pPr>
        <w:pStyle w:val="ListParagraph"/>
        <w:ind w:left="2160"/>
        <w:rPr>
          <w:sz w:val="24"/>
        </w:rPr>
      </w:pPr>
    </w:p>
    <w:p w14:paraId="7A77FD90" w14:textId="77777777" w:rsidR="00081BE0" w:rsidRPr="00474D25" w:rsidRDefault="00081BE0" w:rsidP="00A134FE">
      <w:pPr>
        <w:pStyle w:val="ListParagraph"/>
        <w:numPr>
          <w:ilvl w:val="1"/>
          <w:numId w:val="9"/>
        </w:numPr>
        <w:rPr>
          <w:sz w:val="24"/>
        </w:rPr>
      </w:pPr>
      <w:r w:rsidRPr="00474D25">
        <w:rPr>
          <w:sz w:val="24"/>
        </w:rPr>
        <w:lastRenderedPageBreak/>
        <w:t xml:space="preserve">Name this </w:t>
      </w:r>
      <w:commentRangeStart w:id="9"/>
      <w:r w:rsidRPr="00474D25">
        <w:rPr>
          <w:sz w:val="24"/>
        </w:rPr>
        <w:t xml:space="preserve">tab </w:t>
      </w:r>
      <w:commentRangeEnd w:id="9"/>
      <w:r w:rsidR="003B2BA2">
        <w:rPr>
          <w:rStyle w:val="CommentReference"/>
        </w:rPr>
        <w:commentReference w:id="9"/>
      </w:r>
      <w:r w:rsidRPr="00474D25">
        <w:rPr>
          <w:sz w:val="24"/>
        </w:rPr>
        <w:t>“Raw”</w:t>
      </w:r>
    </w:p>
    <w:p w14:paraId="68477187" w14:textId="77777777" w:rsidR="00081BE0" w:rsidRPr="00474D25" w:rsidRDefault="00081BE0" w:rsidP="00A134FE">
      <w:pPr>
        <w:pStyle w:val="ListParagraph"/>
        <w:numPr>
          <w:ilvl w:val="2"/>
          <w:numId w:val="9"/>
        </w:numPr>
        <w:rPr>
          <w:sz w:val="24"/>
        </w:rPr>
      </w:pPr>
      <w:r w:rsidRPr="00474D25">
        <w:rPr>
          <w:sz w:val="24"/>
        </w:rPr>
        <w:t>Double click tab and type in “Raw”</w:t>
      </w:r>
    </w:p>
    <w:p w14:paraId="17DB2E53" w14:textId="77777777" w:rsidR="007A5D37" w:rsidRPr="00474D25" w:rsidRDefault="007A5D37" w:rsidP="00A134FE">
      <w:pPr>
        <w:pStyle w:val="ListParagraph"/>
        <w:numPr>
          <w:ilvl w:val="1"/>
          <w:numId w:val="9"/>
        </w:numPr>
        <w:rPr>
          <w:sz w:val="24"/>
        </w:rPr>
      </w:pPr>
      <w:r w:rsidRPr="00474D25">
        <w:rPr>
          <w:sz w:val="24"/>
        </w:rPr>
        <w:t>Save spreadsheet</w:t>
      </w:r>
    </w:p>
    <w:p w14:paraId="4E8CD74E" w14:textId="3AFD4D5F" w:rsidR="00081BE0" w:rsidRDefault="002F3231" w:rsidP="002F3231">
      <w:ins w:id="10" w:author="John Fay" w:date="2017-12-18T10:36:00Z">
        <w:r>
          <w:t>* Another approach includes Data</w:t>
        </w:r>
      </w:ins>
      <w:ins w:id="11" w:author="John Fay" w:date="2017-12-18T10:37:00Z">
        <w:r>
          <w:sym w:font="Wingdings" w:char="F0E0"/>
        </w:r>
        <w:r>
          <w:t>Get External Data</w:t>
        </w:r>
        <w:r>
          <w:sym w:font="Wingdings" w:char="F0E0"/>
        </w:r>
        <w:r>
          <w:t>From Web</w:t>
        </w:r>
        <w:r>
          <w:sym w:font="Wingdings" w:char="F0E0"/>
        </w:r>
        <w:r>
          <w:t>[Paste the URL]</w:t>
        </w:r>
      </w:ins>
    </w:p>
    <w:p w14:paraId="0C2CAB2C" w14:textId="77777777" w:rsidR="00A134FE" w:rsidRDefault="00A134FE" w:rsidP="00081BE0"/>
    <w:p w14:paraId="28AF76AD" w14:textId="77777777" w:rsidR="002C1D45" w:rsidRDefault="0074387F" w:rsidP="0074387F">
      <w:pPr>
        <w:pStyle w:val="Heading1"/>
      </w:pPr>
      <w:r>
        <w:t>Exploratory Data Analysis</w:t>
      </w:r>
    </w:p>
    <w:p w14:paraId="6E688D75" w14:textId="77777777" w:rsidR="002C1D45" w:rsidRPr="00505233" w:rsidRDefault="002C1D45" w:rsidP="002C1D45">
      <w:pPr>
        <w:pStyle w:val="Heading2"/>
      </w:pPr>
      <w:r>
        <w:t>Plot Streamflow Data</w:t>
      </w:r>
      <w:r w:rsidR="0074387F">
        <w:t xml:space="preserve"> (are there obvious gaps or outliers)</w:t>
      </w:r>
    </w:p>
    <w:p w14:paraId="3C07ADB3" w14:textId="77777777" w:rsidR="00081BE0" w:rsidRDefault="00951488" w:rsidP="00951488">
      <w:pPr>
        <w:pStyle w:val="ListParagraph"/>
        <w:numPr>
          <w:ilvl w:val="0"/>
          <w:numId w:val="2"/>
        </w:numPr>
      </w:pPr>
      <w:r>
        <w:t>Copy worksheet and paste as a new sheet. Name this tab “</w:t>
      </w:r>
      <w:r w:rsidR="0074387F">
        <w:t>EDA</w:t>
      </w:r>
      <w:r>
        <w:t>”.</w:t>
      </w:r>
    </w:p>
    <w:p w14:paraId="0D9F90F6" w14:textId="77777777" w:rsidR="00951488" w:rsidRDefault="00951488" w:rsidP="00951488">
      <w:pPr>
        <w:pStyle w:val="ListParagraph"/>
        <w:numPr>
          <w:ilvl w:val="1"/>
          <w:numId w:val="2"/>
        </w:numPr>
      </w:pPr>
      <w:r>
        <w:t xml:space="preserve">Right click </w:t>
      </w:r>
      <w:r>
        <w:sym w:font="Wingdings" w:char="F0E0"/>
      </w:r>
      <w:r>
        <w:t xml:space="preserve"> Move or Copy </w:t>
      </w:r>
      <w:r>
        <w:sym w:font="Wingdings" w:char="F0E0"/>
      </w:r>
      <w:r>
        <w:t xml:space="preserve"> Select Create a Copy </w:t>
      </w:r>
      <w:r>
        <w:sym w:font="Wingdings" w:char="F0E0"/>
      </w:r>
      <w:r>
        <w:t xml:space="preserve"> (move to end) </w:t>
      </w:r>
      <w:r>
        <w:sym w:font="Wingdings" w:char="F0E0"/>
      </w:r>
      <w:r>
        <w:t xml:space="preserve"> OK</w:t>
      </w:r>
    </w:p>
    <w:p w14:paraId="3D88D42E" w14:textId="77777777" w:rsidR="00951488" w:rsidRDefault="00951488" w:rsidP="00951488">
      <w:pPr>
        <w:pStyle w:val="ListParagraph"/>
        <w:numPr>
          <w:ilvl w:val="1"/>
          <w:numId w:val="2"/>
        </w:numPr>
      </w:pPr>
      <w:r>
        <w:t>Remove metadata rows</w:t>
      </w:r>
    </w:p>
    <w:p w14:paraId="4540C5FF" w14:textId="77777777" w:rsidR="00951488" w:rsidRDefault="00951488" w:rsidP="00951488">
      <w:pPr>
        <w:pStyle w:val="ListParagraph"/>
        <w:numPr>
          <w:ilvl w:val="2"/>
          <w:numId w:val="2"/>
        </w:numPr>
      </w:pPr>
      <w:r>
        <w:t xml:space="preserve">Highlight row numbers </w:t>
      </w:r>
      <w:r>
        <w:sym w:font="Wingdings" w:char="F0E0"/>
      </w:r>
      <w:r>
        <w:t xml:space="preserve"> Right Click </w:t>
      </w:r>
      <w:r>
        <w:sym w:font="Wingdings" w:char="F0E0"/>
      </w:r>
      <w:r>
        <w:t xml:space="preserve"> Delete</w:t>
      </w:r>
    </w:p>
    <w:p w14:paraId="60F8A6F2" w14:textId="77777777" w:rsidR="00951488" w:rsidRDefault="00951488" w:rsidP="00951488">
      <w:pPr>
        <w:pStyle w:val="ListParagraph"/>
        <w:numPr>
          <w:ilvl w:val="2"/>
          <w:numId w:val="2"/>
        </w:numPr>
      </w:pPr>
      <w:r>
        <w:t>Delete the second row (not data but 5s, 15s, etc.)</w:t>
      </w:r>
    </w:p>
    <w:p w14:paraId="3E296D8D" w14:textId="77777777" w:rsidR="00C45B2F" w:rsidRDefault="00C45B2F" w:rsidP="00C45B2F">
      <w:pPr>
        <w:pStyle w:val="ListParagraph"/>
        <w:numPr>
          <w:ilvl w:val="0"/>
          <w:numId w:val="2"/>
        </w:numPr>
      </w:pPr>
      <w:r>
        <w:t xml:space="preserve">Do </w:t>
      </w:r>
      <w:r>
        <w:rPr>
          <w:i/>
        </w:rPr>
        <w:t>not</w:t>
      </w:r>
      <w:r>
        <w:t xml:space="preserve"> change anything in the Raw data tab moving forward.</w:t>
      </w:r>
    </w:p>
    <w:p w14:paraId="565C99AE" w14:textId="77777777" w:rsidR="00C45B2F" w:rsidRDefault="00C45B2F" w:rsidP="00C45B2F">
      <w:pPr>
        <w:pStyle w:val="ListParagraph"/>
        <w:ind w:left="2160"/>
      </w:pPr>
    </w:p>
    <w:p w14:paraId="398091C9" w14:textId="77777777" w:rsidR="00951488" w:rsidRDefault="00C45B2F" w:rsidP="00C45B2F">
      <w:pPr>
        <w:pStyle w:val="ListParagraph"/>
        <w:numPr>
          <w:ilvl w:val="0"/>
          <w:numId w:val="2"/>
        </w:numPr>
      </w:pPr>
      <w:r>
        <w:t xml:space="preserve">We are interested in only the </w:t>
      </w:r>
      <w:r>
        <w:rPr>
          <w:i/>
        </w:rPr>
        <w:t xml:space="preserve">mean </w:t>
      </w:r>
      <w:r>
        <w:t xml:space="preserve">discharge. </w:t>
      </w:r>
    </w:p>
    <w:p w14:paraId="1465A33D" w14:textId="77777777" w:rsidR="00C45B2F" w:rsidRDefault="00C45B2F" w:rsidP="00C45B2F">
      <w:pPr>
        <w:pStyle w:val="ListParagraph"/>
        <w:numPr>
          <w:ilvl w:val="1"/>
          <w:numId w:val="2"/>
        </w:numPr>
      </w:pPr>
      <w:r>
        <w:t xml:space="preserve">Delete all columns except site_no, datetime, </w:t>
      </w:r>
      <w:r w:rsidR="005D673D">
        <w:t xml:space="preserve">and </w:t>
      </w:r>
      <w:r>
        <w:t>mean discharge</w:t>
      </w:r>
    </w:p>
    <w:p w14:paraId="1A341F1F" w14:textId="77777777" w:rsidR="005D673D" w:rsidRDefault="005D673D" w:rsidP="00C45B2F">
      <w:pPr>
        <w:pStyle w:val="ListParagraph"/>
        <w:numPr>
          <w:ilvl w:val="1"/>
          <w:numId w:val="2"/>
        </w:numPr>
      </w:pPr>
      <w:r>
        <w:t>Change the “datetime” column name to “Date”</w:t>
      </w:r>
    </w:p>
    <w:p w14:paraId="5C9AB86F" w14:textId="77777777" w:rsidR="005D673D" w:rsidRDefault="005D673D" w:rsidP="00C45B2F">
      <w:pPr>
        <w:pStyle w:val="ListParagraph"/>
        <w:numPr>
          <w:ilvl w:val="1"/>
          <w:numId w:val="2"/>
        </w:numPr>
      </w:pPr>
      <w:r>
        <w:t xml:space="preserve">Change the discharge column name to: “Mean </w:t>
      </w:r>
      <w:r w:rsidR="0074387F">
        <w:t>Flow</w:t>
      </w:r>
      <w:r>
        <w:t xml:space="preserve"> (cfs)”</w:t>
      </w:r>
    </w:p>
    <w:p w14:paraId="36A261CD" w14:textId="77777777" w:rsidR="005D673D" w:rsidRDefault="005D673D" w:rsidP="005D673D">
      <w:pPr>
        <w:pStyle w:val="ListParagraph"/>
        <w:numPr>
          <w:ilvl w:val="2"/>
          <w:numId w:val="2"/>
        </w:numPr>
      </w:pPr>
      <w:r>
        <w:t>Always include the units in the column name. The unit information is located in the metadata in the “Raw” tab.</w:t>
      </w:r>
    </w:p>
    <w:p w14:paraId="0E8EC965" w14:textId="77777777" w:rsidR="005D673D" w:rsidRDefault="005D673D" w:rsidP="005D673D">
      <w:pPr>
        <w:pStyle w:val="ListParagraph"/>
        <w:ind w:left="1440"/>
      </w:pPr>
    </w:p>
    <w:p w14:paraId="16D0EBF4" w14:textId="77777777" w:rsidR="00C45B2F" w:rsidRDefault="005D673D" w:rsidP="005D673D">
      <w:pPr>
        <w:pStyle w:val="ListParagraph"/>
        <w:numPr>
          <w:ilvl w:val="0"/>
          <w:numId w:val="2"/>
        </w:numPr>
      </w:pPr>
      <w:r>
        <w:t>Create a scatter plot of discharge over time.</w:t>
      </w:r>
    </w:p>
    <w:p w14:paraId="67F8B552" w14:textId="77777777" w:rsidR="005D673D" w:rsidRDefault="005D673D" w:rsidP="005D673D">
      <w:pPr>
        <w:pStyle w:val="ListParagraph"/>
        <w:numPr>
          <w:ilvl w:val="1"/>
          <w:numId w:val="2"/>
        </w:numPr>
      </w:pPr>
      <w:r>
        <w:t xml:space="preserve">Highlight on B1 and C1 </w:t>
      </w:r>
      <w:r>
        <w:sym w:font="Wingdings" w:char="F0E0"/>
      </w:r>
      <w:r>
        <w:t xml:space="preserve"> Press CTRL+Shift+Down Arrow </w:t>
      </w:r>
      <w:r>
        <w:sym w:font="Wingdings" w:char="F0E0"/>
      </w:r>
      <w:r>
        <w:t xml:space="preserve"> In </w:t>
      </w:r>
      <w:r w:rsidRPr="0074387F">
        <w:rPr>
          <w:highlight w:val="yellow"/>
        </w:rPr>
        <w:t xml:space="preserve">Menu Select Insert </w:t>
      </w:r>
      <w:r w:rsidRPr="0074387F">
        <w:rPr>
          <w:highlight w:val="yellow"/>
        </w:rPr>
        <w:sym w:font="Wingdings" w:char="F0E0"/>
      </w:r>
      <w:r w:rsidRPr="0074387F">
        <w:rPr>
          <w:highlight w:val="yellow"/>
        </w:rPr>
        <w:t xml:space="preserve"> hover over </w:t>
      </w:r>
      <w:r w:rsidR="0074387F">
        <w:rPr>
          <w:highlight w:val="yellow"/>
        </w:rPr>
        <w:t xml:space="preserve">scatter </w:t>
      </w:r>
      <w:r w:rsidRPr="0074387F">
        <w:rPr>
          <w:highlight w:val="yellow"/>
        </w:rPr>
        <w:t>plot options and select the appropriate plot given the data.</w:t>
      </w:r>
    </w:p>
    <w:p w14:paraId="4B510825" w14:textId="77777777" w:rsidR="005D673D" w:rsidRDefault="005D673D" w:rsidP="005D673D">
      <w:pPr>
        <w:pStyle w:val="ListParagraph"/>
        <w:numPr>
          <w:ilvl w:val="2"/>
          <w:numId w:val="2"/>
        </w:numPr>
      </w:pPr>
      <w:r>
        <w:t>Should be Straight Lines because a lot of data based on measurements</w:t>
      </w:r>
    </w:p>
    <w:p w14:paraId="7EB248DB" w14:textId="77777777" w:rsidR="005D673D" w:rsidRDefault="005D673D" w:rsidP="005D673D">
      <w:pPr>
        <w:pStyle w:val="ListParagraph"/>
        <w:numPr>
          <w:ilvl w:val="2"/>
          <w:numId w:val="2"/>
        </w:numPr>
      </w:pPr>
      <w:r>
        <w:t xml:space="preserve">Notice the x-axis needs formatting. Double click the x-axis. Notice the Bounds go from 0 to </w:t>
      </w:r>
      <w:commentRangeStart w:id="12"/>
      <w:r>
        <w:t>50,000</w:t>
      </w:r>
      <w:commentRangeEnd w:id="12"/>
      <w:r w:rsidR="003B2BA2">
        <w:rPr>
          <w:rStyle w:val="CommentReference"/>
        </w:rPr>
        <w:commentReference w:id="12"/>
      </w:r>
      <w:r>
        <w:t>. This represents the number of days starting January 1</w:t>
      </w:r>
      <w:r w:rsidRPr="005D673D">
        <w:rPr>
          <w:vertAlign w:val="superscript"/>
        </w:rPr>
        <w:t>st</w:t>
      </w:r>
      <w:r>
        <w:t xml:space="preserve"> 1900 to December 31</w:t>
      </w:r>
      <w:r w:rsidRPr="005D673D">
        <w:rPr>
          <w:vertAlign w:val="superscript"/>
        </w:rPr>
        <w:t>st</w:t>
      </w:r>
      <w:r>
        <w:t xml:space="preserve"> 2036. You can adjust the bounds to match your date range or you can try a different chart.</w:t>
      </w:r>
    </w:p>
    <w:p w14:paraId="18A1FC76" w14:textId="77777777" w:rsidR="005D673D" w:rsidRDefault="005D673D" w:rsidP="005D673D">
      <w:pPr>
        <w:pStyle w:val="ListParagraph"/>
        <w:ind w:left="2160"/>
      </w:pPr>
    </w:p>
    <w:p w14:paraId="195EFAEF" w14:textId="77777777" w:rsidR="005D673D" w:rsidRDefault="007A5D37" w:rsidP="005D673D">
      <w:pPr>
        <w:pStyle w:val="ListParagraph"/>
        <w:numPr>
          <w:ilvl w:val="1"/>
          <w:numId w:val="2"/>
        </w:numPr>
      </w:pPr>
      <w:r>
        <w:t xml:space="preserve">In the Menu </w:t>
      </w:r>
      <w:r>
        <w:sym w:font="Wingdings" w:char="F0E0"/>
      </w:r>
      <w:r>
        <w:t xml:space="preserve"> Design </w:t>
      </w:r>
      <w:r>
        <w:sym w:font="Wingdings" w:char="F0E0"/>
      </w:r>
      <w:r>
        <w:t xml:space="preserve"> Change Chart Type </w:t>
      </w:r>
      <w:r>
        <w:sym w:font="Wingdings" w:char="F0E0"/>
      </w:r>
      <w:r>
        <w:t xml:space="preserve"> Line</w:t>
      </w:r>
    </w:p>
    <w:p w14:paraId="6BCD61E9" w14:textId="77777777" w:rsidR="007A5D37" w:rsidRDefault="007A5D37" w:rsidP="007A5D37">
      <w:pPr>
        <w:pStyle w:val="ListParagraph"/>
        <w:numPr>
          <w:ilvl w:val="2"/>
          <w:numId w:val="2"/>
        </w:numPr>
      </w:pPr>
      <w:r>
        <w:t>Notice you can get a preview of what the charts will look like</w:t>
      </w:r>
    </w:p>
    <w:p w14:paraId="41322599" w14:textId="77777777" w:rsidR="007A5D37" w:rsidRDefault="007A5D37" w:rsidP="007A5D37">
      <w:pPr>
        <w:pStyle w:val="ListParagraph"/>
        <w:ind w:left="2160"/>
      </w:pPr>
    </w:p>
    <w:p w14:paraId="3BD94576" w14:textId="77777777" w:rsidR="007A5D37" w:rsidRDefault="007A5D37" w:rsidP="007A5D37">
      <w:pPr>
        <w:pStyle w:val="ListParagraph"/>
        <w:numPr>
          <w:ilvl w:val="1"/>
          <w:numId w:val="2"/>
        </w:numPr>
      </w:pPr>
      <w:r>
        <w:t>Make the graph pretty/meaningful</w:t>
      </w:r>
    </w:p>
    <w:p w14:paraId="194A8268" w14:textId="77777777" w:rsidR="007A5D37" w:rsidRDefault="007A5D37" w:rsidP="007A5D37">
      <w:pPr>
        <w:pStyle w:val="ListParagraph"/>
        <w:numPr>
          <w:ilvl w:val="2"/>
          <w:numId w:val="2"/>
        </w:numPr>
      </w:pPr>
      <w:r>
        <w:t xml:space="preserve">Change the title to something meaningful, such as “Neuse Streamflow near </w:t>
      </w:r>
      <w:r w:rsidR="0074387F">
        <w:t>Clayton</w:t>
      </w:r>
      <w:r>
        <w:t>, NC”</w:t>
      </w:r>
    </w:p>
    <w:p w14:paraId="5A798EA5" w14:textId="77777777" w:rsidR="007A5D37" w:rsidRDefault="007A5D37" w:rsidP="007A5D37">
      <w:pPr>
        <w:pStyle w:val="ListParagraph"/>
        <w:numPr>
          <w:ilvl w:val="2"/>
          <w:numId w:val="2"/>
        </w:numPr>
      </w:pPr>
      <w:r>
        <w:t>Add a y-axis label</w:t>
      </w:r>
    </w:p>
    <w:p w14:paraId="046238FF" w14:textId="77777777" w:rsidR="007A5D37" w:rsidRPr="0074387F" w:rsidRDefault="007A5D37" w:rsidP="007A5D37">
      <w:pPr>
        <w:pStyle w:val="ListParagraph"/>
        <w:numPr>
          <w:ilvl w:val="3"/>
          <w:numId w:val="2"/>
        </w:numPr>
        <w:rPr>
          <w:highlight w:val="yellow"/>
        </w:rPr>
      </w:pPr>
      <w:r w:rsidRPr="0074387F">
        <w:rPr>
          <w:highlight w:val="yellow"/>
        </w:rPr>
        <w:t xml:space="preserve">Menu </w:t>
      </w:r>
      <w:r w:rsidRPr="0074387F">
        <w:rPr>
          <w:highlight w:val="yellow"/>
        </w:rPr>
        <w:sym w:font="Wingdings" w:char="F0E0"/>
      </w:r>
      <w:r w:rsidRPr="0074387F">
        <w:rPr>
          <w:highlight w:val="yellow"/>
        </w:rPr>
        <w:t xml:space="preserve"> Design </w:t>
      </w:r>
      <w:r w:rsidRPr="0074387F">
        <w:rPr>
          <w:highlight w:val="yellow"/>
        </w:rPr>
        <w:sym w:font="Wingdings" w:char="F0E0"/>
      </w:r>
      <w:r w:rsidRPr="0074387F">
        <w:rPr>
          <w:highlight w:val="yellow"/>
        </w:rPr>
        <w:t xml:space="preserve"> Add Chart Element </w:t>
      </w:r>
      <w:r w:rsidRPr="0074387F">
        <w:rPr>
          <w:highlight w:val="yellow"/>
        </w:rPr>
        <w:sym w:font="Wingdings" w:char="F0E0"/>
      </w:r>
      <w:r w:rsidRPr="0074387F">
        <w:rPr>
          <w:highlight w:val="yellow"/>
        </w:rPr>
        <w:t xml:space="preserve"> Axis Titles </w:t>
      </w:r>
      <w:r w:rsidRPr="0074387F">
        <w:rPr>
          <w:highlight w:val="yellow"/>
        </w:rPr>
        <w:sym w:font="Wingdings" w:char="F0E0"/>
      </w:r>
      <w:r w:rsidRPr="0074387F">
        <w:rPr>
          <w:highlight w:val="yellow"/>
        </w:rPr>
        <w:t xml:space="preserve"> Primary Vertical</w:t>
      </w:r>
    </w:p>
    <w:p w14:paraId="47313513" w14:textId="77777777" w:rsidR="007A5D37" w:rsidRDefault="007A5D37" w:rsidP="007A5D37">
      <w:pPr>
        <w:pStyle w:val="ListParagraph"/>
        <w:numPr>
          <w:ilvl w:val="3"/>
          <w:numId w:val="2"/>
        </w:numPr>
      </w:pPr>
      <w:r>
        <w:t>Provide a meaningful label, such as “</w:t>
      </w:r>
      <w:r w:rsidR="0074387F">
        <w:t>Streamflow</w:t>
      </w:r>
      <w:r>
        <w:t xml:space="preserve"> (</w:t>
      </w:r>
      <w:r w:rsidR="0074387F">
        <w:t>cfs</w:t>
      </w:r>
      <w:r>
        <w:t>)”</w:t>
      </w:r>
    </w:p>
    <w:p w14:paraId="45CDFAB6" w14:textId="77777777" w:rsidR="007A5D37" w:rsidRDefault="007A5D37" w:rsidP="007A5D37">
      <w:pPr>
        <w:pStyle w:val="ListParagraph"/>
        <w:numPr>
          <w:ilvl w:val="2"/>
          <w:numId w:val="2"/>
        </w:numPr>
      </w:pPr>
      <w:r>
        <w:t>Change y-axis labels</w:t>
      </w:r>
    </w:p>
    <w:p w14:paraId="0A17E5AC" w14:textId="77777777" w:rsidR="007A5D37" w:rsidRDefault="007A5D37" w:rsidP="007A5D37">
      <w:pPr>
        <w:pStyle w:val="ListParagraph"/>
        <w:numPr>
          <w:ilvl w:val="3"/>
          <w:numId w:val="2"/>
        </w:numPr>
      </w:pPr>
      <w:r>
        <w:t>Double click on the y-axis labels</w:t>
      </w:r>
    </w:p>
    <w:p w14:paraId="51D2AAE2" w14:textId="77777777" w:rsidR="007A5D37" w:rsidRDefault="007A5D37" w:rsidP="007A5D37">
      <w:pPr>
        <w:pStyle w:val="ListParagraph"/>
        <w:numPr>
          <w:ilvl w:val="4"/>
          <w:numId w:val="2"/>
        </w:numPr>
      </w:pPr>
      <w:r>
        <w:lastRenderedPageBreak/>
        <w:t>Axis Options</w:t>
      </w:r>
      <w:r>
        <w:sym w:font="Wingdings" w:char="F0E0"/>
      </w:r>
      <w:r>
        <w:t xml:space="preserve">Bounds </w:t>
      </w:r>
      <w:r>
        <w:sym w:font="Wingdings" w:char="F0E0"/>
      </w:r>
      <w:r>
        <w:t xml:space="preserve"> Change Maximum to </w:t>
      </w:r>
      <w:r w:rsidR="00F25950">
        <w:t>23</w:t>
      </w:r>
      <w:r>
        <w:t>000</w:t>
      </w:r>
    </w:p>
    <w:p w14:paraId="19F2912C" w14:textId="77777777" w:rsidR="007A5D37" w:rsidRDefault="007A5D37" w:rsidP="007A5D37">
      <w:pPr>
        <w:pStyle w:val="ListParagraph"/>
        <w:numPr>
          <w:ilvl w:val="5"/>
          <w:numId w:val="2"/>
        </w:numPr>
      </w:pPr>
      <w:r>
        <w:t>Notice the minimum changed to -</w:t>
      </w:r>
      <w:r w:rsidR="00F25950">
        <w:t>2</w:t>
      </w:r>
      <w:r>
        <w:t>000, change to 0.</w:t>
      </w:r>
    </w:p>
    <w:p w14:paraId="09B7FC23" w14:textId="77777777" w:rsidR="007A5D37" w:rsidRDefault="007A5D37" w:rsidP="007A5D37">
      <w:pPr>
        <w:pStyle w:val="ListParagraph"/>
        <w:numPr>
          <w:ilvl w:val="5"/>
          <w:numId w:val="2"/>
        </w:numPr>
      </w:pPr>
      <w:r>
        <w:t>Display units in thousands</w:t>
      </w:r>
    </w:p>
    <w:p w14:paraId="72507233" w14:textId="77777777" w:rsidR="004C0BA3" w:rsidRDefault="004C0BA3" w:rsidP="004C0BA3">
      <w:pPr>
        <w:pStyle w:val="ListParagraph"/>
        <w:numPr>
          <w:ilvl w:val="2"/>
          <w:numId w:val="2"/>
        </w:numPr>
      </w:pPr>
      <w:r>
        <w:t>Delete gridlines</w:t>
      </w:r>
    </w:p>
    <w:p w14:paraId="133A042B" w14:textId="77777777" w:rsidR="007A5D37" w:rsidRDefault="007A5D37" w:rsidP="007A5D37">
      <w:pPr>
        <w:pStyle w:val="ListParagraph"/>
        <w:numPr>
          <w:ilvl w:val="2"/>
          <w:numId w:val="2"/>
        </w:numPr>
      </w:pPr>
      <w:r>
        <w:t>You can play around in Design / Format to change colors, font-size, borders, etc.</w:t>
      </w:r>
    </w:p>
    <w:p w14:paraId="33BE9FFE" w14:textId="77777777" w:rsidR="00F25950" w:rsidRDefault="00F25950" w:rsidP="00F25950">
      <w:pPr>
        <w:pStyle w:val="ListParagraph"/>
        <w:numPr>
          <w:ilvl w:val="3"/>
          <w:numId w:val="2"/>
        </w:numPr>
      </w:pPr>
      <w:r>
        <w:t>Try changing the line width – make it smaller to get more details</w:t>
      </w:r>
    </w:p>
    <w:p w14:paraId="330C99DB" w14:textId="77777777" w:rsidR="007A5D37" w:rsidRDefault="007A5D37" w:rsidP="007A5D37">
      <w:pPr>
        <w:pStyle w:val="ListParagraph"/>
        <w:ind w:left="2160"/>
      </w:pPr>
    </w:p>
    <w:p w14:paraId="05774473" w14:textId="77777777" w:rsidR="007A5D37" w:rsidRDefault="002172A3" w:rsidP="007A5D37">
      <w:pPr>
        <w:pStyle w:val="ListParagraph"/>
        <w:numPr>
          <w:ilvl w:val="0"/>
          <w:numId w:val="2"/>
        </w:numPr>
      </w:pPr>
      <w:r>
        <w:t>You remembered that scientists like the metric system and you need to convert the data from cubic feet per second to cubic meters per second.</w:t>
      </w:r>
    </w:p>
    <w:p w14:paraId="4B8993BE" w14:textId="77777777" w:rsidR="002172A3" w:rsidRDefault="002172A3" w:rsidP="002172A3">
      <w:pPr>
        <w:pStyle w:val="ListParagraph"/>
        <w:numPr>
          <w:ilvl w:val="1"/>
          <w:numId w:val="2"/>
        </w:numPr>
      </w:pPr>
      <w:r>
        <w:t>Add a header in column D: “</w:t>
      </w:r>
      <w:r w:rsidR="0069397D">
        <w:t>Mean Flow</w:t>
      </w:r>
      <w:r>
        <w:t xml:space="preserve"> (cms)”</w:t>
      </w:r>
    </w:p>
    <w:p w14:paraId="77F5C10D" w14:textId="77777777" w:rsidR="002172A3" w:rsidRDefault="004C0BA3" w:rsidP="002172A3">
      <w:pPr>
        <w:pStyle w:val="ListParagraph"/>
        <w:numPr>
          <w:ilvl w:val="1"/>
          <w:numId w:val="2"/>
        </w:numPr>
      </w:pPr>
      <w:r>
        <w:t>Find the unit conversion rate (0.028316847)</w:t>
      </w:r>
    </w:p>
    <w:p w14:paraId="29FC188B" w14:textId="77777777" w:rsidR="004C0BA3" w:rsidRDefault="004C0BA3" w:rsidP="002172A3">
      <w:pPr>
        <w:pStyle w:val="ListParagraph"/>
        <w:numPr>
          <w:ilvl w:val="1"/>
          <w:numId w:val="2"/>
        </w:numPr>
      </w:pPr>
      <w:r>
        <w:t>Convert cfs to cms in the following row</w:t>
      </w:r>
    </w:p>
    <w:p w14:paraId="47465A0C" w14:textId="77777777" w:rsidR="004C0BA3" w:rsidRDefault="004C0BA3" w:rsidP="004C0BA3">
      <w:pPr>
        <w:pStyle w:val="ListParagraph"/>
        <w:numPr>
          <w:ilvl w:val="2"/>
          <w:numId w:val="2"/>
        </w:numPr>
      </w:pPr>
      <w:r>
        <w:t>D2=C2*conversion rate</w:t>
      </w:r>
    </w:p>
    <w:p w14:paraId="70F9581F" w14:textId="77777777" w:rsidR="004C0BA3" w:rsidRDefault="004C0BA3" w:rsidP="004C0BA3">
      <w:pPr>
        <w:pStyle w:val="ListParagraph"/>
        <w:numPr>
          <w:ilvl w:val="2"/>
          <w:numId w:val="2"/>
        </w:numPr>
      </w:pPr>
      <w:r>
        <w:t>Highlight D2 and double click on the bottom right corner button</w:t>
      </w:r>
    </w:p>
    <w:p w14:paraId="28B68E55" w14:textId="77777777" w:rsidR="0069397D" w:rsidRDefault="0069397D" w:rsidP="0069397D">
      <w:pPr>
        <w:pStyle w:val="ListParagraph"/>
        <w:numPr>
          <w:ilvl w:val="1"/>
          <w:numId w:val="2"/>
        </w:numPr>
      </w:pPr>
      <w:r>
        <w:t xml:space="preserve">Scroll down to make sure the data filled correctly. Notice you can’t see the labels for your columns anymore. </w:t>
      </w:r>
    </w:p>
    <w:p w14:paraId="7E7F0A19" w14:textId="77777777" w:rsidR="0069397D" w:rsidRDefault="0069397D" w:rsidP="0069397D">
      <w:pPr>
        <w:pStyle w:val="ListParagraph"/>
        <w:numPr>
          <w:ilvl w:val="2"/>
          <w:numId w:val="2"/>
        </w:numPr>
        <w:rPr>
          <w:highlight w:val="yellow"/>
        </w:rPr>
      </w:pPr>
      <w:r w:rsidRPr="0069397D">
        <w:rPr>
          <w:highlight w:val="yellow"/>
        </w:rPr>
        <w:t>CTRL + HOME</w:t>
      </w:r>
    </w:p>
    <w:p w14:paraId="6AB35C43" w14:textId="77777777" w:rsidR="0069397D" w:rsidRDefault="0069397D" w:rsidP="0069397D">
      <w:pPr>
        <w:pStyle w:val="ListParagraph"/>
        <w:numPr>
          <w:ilvl w:val="2"/>
          <w:numId w:val="2"/>
        </w:numPr>
      </w:pPr>
      <w:r>
        <w:t xml:space="preserve">Highlight Row 1, Menu </w:t>
      </w:r>
      <w:r>
        <w:sym w:font="Wingdings" w:char="F0E0"/>
      </w:r>
      <w:r>
        <w:t xml:space="preserve"> View </w:t>
      </w:r>
      <w:r>
        <w:sym w:font="Wingdings" w:char="F0E0"/>
      </w:r>
      <w:r>
        <w:t xml:space="preserve">Freeze Panes </w:t>
      </w:r>
      <w:r>
        <w:sym w:font="Wingdings" w:char="F0E0"/>
      </w:r>
      <w:r>
        <w:t xml:space="preserve"> Freeze Top Row</w:t>
      </w:r>
    </w:p>
    <w:p w14:paraId="7DE767DA" w14:textId="77777777" w:rsidR="0069397D" w:rsidRPr="0069397D" w:rsidRDefault="0069397D" w:rsidP="0069397D">
      <w:pPr>
        <w:pStyle w:val="ListParagraph"/>
        <w:numPr>
          <w:ilvl w:val="3"/>
          <w:numId w:val="2"/>
        </w:numPr>
      </w:pPr>
      <w:r>
        <w:t>Scroll down again.</w:t>
      </w:r>
    </w:p>
    <w:p w14:paraId="31881D84" w14:textId="77777777" w:rsidR="004C0BA3" w:rsidRDefault="004C0BA3" w:rsidP="004C0BA3">
      <w:pPr>
        <w:pStyle w:val="ListParagraph"/>
        <w:ind w:left="2160"/>
      </w:pPr>
    </w:p>
    <w:p w14:paraId="4DE12C97" w14:textId="77777777" w:rsidR="004C0BA3" w:rsidRDefault="004C0BA3" w:rsidP="004C0BA3">
      <w:pPr>
        <w:pStyle w:val="ListParagraph"/>
        <w:numPr>
          <w:ilvl w:val="0"/>
          <w:numId w:val="2"/>
        </w:numPr>
      </w:pPr>
      <w:r>
        <w:t>Replot the graph</w:t>
      </w:r>
    </w:p>
    <w:p w14:paraId="52787C50" w14:textId="77777777" w:rsidR="004C0BA3" w:rsidRDefault="004C0BA3" w:rsidP="004C0BA3">
      <w:pPr>
        <w:pStyle w:val="ListParagraph"/>
        <w:numPr>
          <w:ilvl w:val="1"/>
          <w:numId w:val="2"/>
        </w:numPr>
      </w:pPr>
      <w:r>
        <w:t xml:space="preserve">Click on the graph </w:t>
      </w:r>
      <w:r>
        <w:sym w:font="Wingdings" w:char="F0E0"/>
      </w:r>
      <w:r>
        <w:t xml:space="preserve"> grab the highlighted blue box and drag it over to column D</w:t>
      </w:r>
    </w:p>
    <w:p w14:paraId="7345F2A2" w14:textId="77777777" w:rsidR="004C0BA3" w:rsidRDefault="004C0BA3" w:rsidP="004C0BA3">
      <w:pPr>
        <w:pStyle w:val="ListParagraph"/>
        <w:numPr>
          <w:ilvl w:val="1"/>
          <w:numId w:val="2"/>
        </w:numPr>
      </w:pPr>
      <w:r>
        <w:t>Change the y-axis label and bounds</w:t>
      </w:r>
    </w:p>
    <w:p w14:paraId="5D7A2E6E" w14:textId="77777777" w:rsidR="0069397D" w:rsidRDefault="0069397D" w:rsidP="004C0BA3">
      <w:pPr>
        <w:pStyle w:val="ListParagraph"/>
        <w:numPr>
          <w:ilvl w:val="1"/>
          <w:numId w:val="2"/>
        </w:numPr>
      </w:pPr>
      <w:r>
        <w:t>Reformat as needed…</w:t>
      </w:r>
    </w:p>
    <w:p w14:paraId="33541C49" w14:textId="77777777" w:rsidR="0069397D" w:rsidRDefault="0069397D" w:rsidP="0069397D">
      <w:pPr>
        <w:pStyle w:val="ListParagraph"/>
        <w:numPr>
          <w:ilvl w:val="0"/>
          <w:numId w:val="2"/>
        </w:numPr>
      </w:pPr>
      <w:r>
        <w:t>Your general manager looks at the chart but he doesn’t like the metric system. Add a new column to convert to millions of gallons per day. Make a new plot and show side by side.</w:t>
      </w:r>
    </w:p>
    <w:p w14:paraId="3CCDECB1" w14:textId="77777777" w:rsidR="0069397D" w:rsidRDefault="0069397D" w:rsidP="0069397D">
      <w:pPr>
        <w:pStyle w:val="ListParagraph"/>
        <w:numPr>
          <w:ilvl w:val="1"/>
          <w:numId w:val="2"/>
        </w:numPr>
      </w:pPr>
      <w:r>
        <w:t>1 CFS = 0.53817 MGD</w:t>
      </w:r>
    </w:p>
    <w:p w14:paraId="42FE29C7" w14:textId="77777777" w:rsidR="002C1D45" w:rsidRDefault="002C1D45" w:rsidP="00505233"/>
    <w:p w14:paraId="2B958B37" w14:textId="77777777" w:rsidR="002C1D45" w:rsidRPr="0069397D" w:rsidRDefault="002C1D45" w:rsidP="0069397D">
      <w:pPr>
        <w:pStyle w:val="Heading2"/>
      </w:pPr>
      <w:r w:rsidRPr="0069397D">
        <w:t>Summarize and Plot Streamflow Data</w:t>
      </w:r>
    </w:p>
    <w:p w14:paraId="230A813E" w14:textId="77777777" w:rsidR="002C1D45" w:rsidRDefault="00571D3D" w:rsidP="00571D3D">
      <w:pPr>
        <w:pStyle w:val="ListParagraph"/>
        <w:numPr>
          <w:ilvl w:val="0"/>
          <w:numId w:val="3"/>
        </w:numPr>
      </w:pPr>
      <w:commentRangeStart w:id="13"/>
      <w:r>
        <w:t>What can you say about</w:t>
      </w:r>
      <w:r w:rsidR="0069397D">
        <w:t xml:space="preserve"> this site? Not a whole lot yet, so let’s do some more exploring.</w:t>
      </w:r>
      <w:commentRangeEnd w:id="13"/>
      <w:r w:rsidR="009106A4">
        <w:rPr>
          <w:rStyle w:val="CommentReference"/>
        </w:rPr>
        <w:commentReference w:id="13"/>
      </w:r>
    </w:p>
    <w:p w14:paraId="650CED34" w14:textId="77777777" w:rsidR="00571D3D" w:rsidRDefault="00571D3D" w:rsidP="00571D3D">
      <w:pPr>
        <w:pStyle w:val="ListParagraph"/>
        <w:numPr>
          <w:ilvl w:val="0"/>
          <w:numId w:val="3"/>
        </w:numPr>
      </w:pPr>
      <w:r>
        <w:t>How confident are we in the data?</w:t>
      </w:r>
    </w:p>
    <w:p w14:paraId="3BF4E13F" w14:textId="77777777" w:rsidR="00571D3D" w:rsidRDefault="00571D3D" w:rsidP="00571D3D">
      <w:pPr>
        <w:pStyle w:val="ListParagraph"/>
        <w:numPr>
          <w:ilvl w:val="1"/>
          <w:numId w:val="3"/>
        </w:numPr>
      </w:pPr>
      <w:r>
        <w:t>We deleted the confidence markers from the original data. Let’s add those back in.</w:t>
      </w:r>
    </w:p>
    <w:p w14:paraId="3C72034E" w14:textId="77777777" w:rsidR="00571D3D" w:rsidRDefault="00571D3D" w:rsidP="00571D3D">
      <w:pPr>
        <w:pStyle w:val="ListParagraph"/>
        <w:numPr>
          <w:ilvl w:val="1"/>
          <w:numId w:val="3"/>
        </w:numPr>
      </w:pPr>
      <w:r>
        <w:t xml:space="preserve">Column </w:t>
      </w:r>
      <w:r w:rsidR="0069397D">
        <w:t>F</w:t>
      </w:r>
      <w:r>
        <w:t xml:space="preserve"> </w:t>
      </w:r>
      <w:r>
        <w:sym w:font="Wingdings" w:char="F0E0"/>
      </w:r>
      <w:r>
        <w:t xml:space="preserve"> add a header: “Confidence”</w:t>
      </w:r>
    </w:p>
    <w:p w14:paraId="7CF5A3DE" w14:textId="77777777" w:rsidR="00571D3D" w:rsidRDefault="00571D3D" w:rsidP="00571D3D">
      <w:pPr>
        <w:pStyle w:val="ListParagraph"/>
        <w:numPr>
          <w:ilvl w:val="2"/>
          <w:numId w:val="3"/>
        </w:numPr>
      </w:pPr>
      <w:r>
        <w:t xml:space="preserve">You can copy and paste because we haven’t moved things around – but a useful trick when you are matching data together by a unique identifier is </w:t>
      </w:r>
      <w:r w:rsidRPr="0069397D">
        <w:rPr>
          <w:shd w:val="clear" w:color="auto" w:fill="FFFF00"/>
        </w:rPr>
        <w:t>“VLOOKUP”</w:t>
      </w:r>
      <w:r>
        <w:t>.</w:t>
      </w:r>
    </w:p>
    <w:p w14:paraId="769C885C" w14:textId="77777777" w:rsidR="00571D3D" w:rsidRDefault="00571D3D" w:rsidP="00571D3D">
      <w:pPr>
        <w:pStyle w:val="ListParagraph"/>
        <w:numPr>
          <w:ilvl w:val="3"/>
          <w:numId w:val="3"/>
        </w:numPr>
        <w:spacing w:after="0"/>
      </w:pPr>
      <w:r>
        <w:t xml:space="preserve">Vlookup(unique identifier, </w:t>
      </w:r>
    </w:p>
    <w:p w14:paraId="6E28366B" w14:textId="77777777" w:rsidR="00571D3D" w:rsidRDefault="00571D3D" w:rsidP="00571D3D">
      <w:pPr>
        <w:spacing w:after="0" w:line="240" w:lineRule="auto"/>
        <w:ind w:left="3600"/>
      </w:pPr>
      <w:r>
        <w:t>highlight table you want to get data from with first column being the unique identifier,</w:t>
      </w:r>
    </w:p>
    <w:p w14:paraId="17BC9099" w14:textId="77777777" w:rsidR="00571D3D" w:rsidRDefault="00571D3D" w:rsidP="00571D3D">
      <w:pPr>
        <w:spacing w:after="0" w:line="240" w:lineRule="auto"/>
        <w:ind w:left="3600"/>
      </w:pPr>
      <w:r>
        <w:t>number of columns to the data you want to grab,</w:t>
      </w:r>
    </w:p>
    <w:p w14:paraId="3803FC73" w14:textId="77777777" w:rsidR="00571D3D" w:rsidRDefault="00571D3D" w:rsidP="00571D3D">
      <w:pPr>
        <w:spacing w:after="0" w:line="240" w:lineRule="auto"/>
        <w:ind w:left="3600"/>
      </w:pPr>
      <w:r>
        <w:t>FALSE)</w:t>
      </w:r>
    </w:p>
    <w:p w14:paraId="0BF88A78" w14:textId="77777777" w:rsidR="00571D3D" w:rsidRDefault="00571D3D" w:rsidP="00571D3D">
      <w:pPr>
        <w:spacing w:after="0" w:line="240" w:lineRule="auto"/>
        <w:ind w:left="3600"/>
      </w:pPr>
    </w:p>
    <w:p w14:paraId="58E4C408" w14:textId="77777777" w:rsidR="00571D3D" w:rsidRDefault="00571D3D" w:rsidP="002C1711">
      <w:pPr>
        <w:pStyle w:val="ListParagraph"/>
        <w:numPr>
          <w:ilvl w:val="2"/>
          <w:numId w:val="3"/>
        </w:numPr>
      </w:pPr>
      <w:r>
        <w:t xml:space="preserve">In </w:t>
      </w:r>
      <w:r w:rsidR="004D425B">
        <w:t>F</w:t>
      </w:r>
      <w:r>
        <w:t xml:space="preserve">2 type: </w:t>
      </w:r>
      <w:r w:rsidR="00F34E03">
        <w:t>=</w:t>
      </w:r>
      <w:r w:rsidR="00F34E03" w:rsidRPr="00F34E03">
        <w:t>VLOOKUP(B2,Raw!$C$34:$I$31810,7,FALSE)</w:t>
      </w:r>
    </w:p>
    <w:p w14:paraId="5B4147B6" w14:textId="77777777" w:rsidR="00F34E03" w:rsidRDefault="00F34E03" w:rsidP="00F34E03">
      <w:pPr>
        <w:pStyle w:val="ListParagraph"/>
        <w:numPr>
          <w:ilvl w:val="3"/>
          <w:numId w:val="3"/>
        </w:numPr>
      </w:pPr>
      <w:r>
        <w:lastRenderedPageBreak/>
        <w:t>Dollar signs lock the table in place – otherwise the range would move up or down depending on the cell.</w:t>
      </w:r>
    </w:p>
    <w:p w14:paraId="72690507" w14:textId="77777777" w:rsidR="00F34E03" w:rsidRDefault="00F34E03" w:rsidP="00F34E03">
      <w:pPr>
        <w:pStyle w:val="ListParagraph"/>
        <w:numPr>
          <w:ilvl w:val="3"/>
          <w:numId w:val="3"/>
        </w:numPr>
      </w:pPr>
      <w:r>
        <w:t>Double click the bottom corner to grab information for the entire table</w:t>
      </w:r>
    </w:p>
    <w:p w14:paraId="41F2DDAC" w14:textId="77777777" w:rsidR="00F34E03" w:rsidRDefault="00F34E03" w:rsidP="00F34E03">
      <w:pPr>
        <w:pStyle w:val="ListParagraph"/>
        <w:ind w:left="2880"/>
      </w:pPr>
    </w:p>
    <w:p w14:paraId="1D2EDA57" w14:textId="77777777" w:rsidR="00F34E03" w:rsidRDefault="00F34E03" w:rsidP="00F34E03">
      <w:pPr>
        <w:pStyle w:val="ListParagraph"/>
        <w:numPr>
          <w:ilvl w:val="1"/>
          <w:numId w:val="3"/>
        </w:numPr>
      </w:pPr>
      <w:r>
        <w:t>How many observations are there?</w:t>
      </w:r>
    </w:p>
    <w:p w14:paraId="297B00B1" w14:textId="77777777" w:rsidR="00F34E03" w:rsidRDefault="004D425B" w:rsidP="00F34E03">
      <w:pPr>
        <w:pStyle w:val="ListParagraph"/>
        <w:numPr>
          <w:ilvl w:val="2"/>
          <w:numId w:val="3"/>
        </w:numPr>
      </w:pPr>
      <w:r>
        <w:t>Below the charts, a</w:t>
      </w:r>
      <w:r w:rsidR="00F34E03">
        <w:t xml:space="preserve">dd a </w:t>
      </w:r>
      <w:commentRangeStart w:id="14"/>
      <w:r w:rsidR="00F34E03">
        <w:t xml:space="preserve">label </w:t>
      </w:r>
      <w:commentRangeEnd w:id="14"/>
      <w:r w:rsidR="00AF6395">
        <w:rPr>
          <w:rStyle w:val="CommentReference"/>
        </w:rPr>
        <w:commentReference w:id="14"/>
      </w:r>
      <w:r w:rsidR="00F34E03">
        <w:t xml:space="preserve">and then Use the </w:t>
      </w:r>
      <w:commentRangeStart w:id="15"/>
      <w:r w:rsidR="00F34E03" w:rsidRPr="004D425B">
        <w:rPr>
          <w:shd w:val="clear" w:color="auto" w:fill="FFFF00"/>
        </w:rPr>
        <w:t>count</w:t>
      </w:r>
      <w:r w:rsidR="00F34E03">
        <w:t xml:space="preserve"> function </w:t>
      </w:r>
      <w:commentRangeEnd w:id="15"/>
      <w:r w:rsidR="00AF6395">
        <w:rPr>
          <w:rStyle w:val="CommentReference"/>
        </w:rPr>
        <w:commentReference w:id="15"/>
      </w:r>
      <w:r w:rsidR="00F34E03">
        <w:t>in the adjacent cell</w:t>
      </w:r>
    </w:p>
    <w:p w14:paraId="6ED64BE8" w14:textId="77777777" w:rsidR="00F34E03" w:rsidRDefault="00F34E03" w:rsidP="00D01D9A">
      <w:pPr>
        <w:pStyle w:val="ListParagraph"/>
        <w:numPr>
          <w:ilvl w:val="1"/>
          <w:numId w:val="3"/>
        </w:numPr>
      </w:pPr>
      <w:r>
        <w:t>How many observations were in each qualification code?</w:t>
      </w:r>
    </w:p>
    <w:p w14:paraId="2E2AF9AB" w14:textId="77777777" w:rsidR="00F34E03" w:rsidRDefault="00F34E03" w:rsidP="00F34E03">
      <w:pPr>
        <w:pStyle w:val="ListParagraph"/>
        <w:numPr>
          <w:ilvl w:val="3"/>
          <w:numId w:val="3"/>
        </w:numPr>
      </w:pPr>
      <w:r>
        <w:t>Look at raw data to get the qualification code</w:t>
      </w:r>
    </w:p>
    <w:p w14:paraId="41B8EEA9" w14:textId="77777777" w:rsidR="00F34E03" w:rsidRDefault="00F34E03" w:rsidP="00F34E03">
      <w:pPr>
        <w:pStyle w:val="ListParagraph"/>
        <w:numPr>
          <w:ilvl w:val="3"/>
          <w:numId w:val="3"/>
        </w:numPr>
      </w:pPr>
      <w:r>
        <w:t>Use the “</w:t>
      </w:r>
      <w:r w:rsidRPr="004D425B">
        <w:rPr>
          <w:shd w:val="clear" w:color="auto" w:fill="FFFF00"/>
        </w:rPr>
        <w:t>COUNTIF</w:t>
      </w:r>
      <w:r>
        <w:t>” function</w:t>
      </w:r>
    </w:p>
    <w:p w14:paraId="6EA8A58E" w14:textId="77777777" w:rsidR="00F34E03" w:rsidRDefault="00F34E03" w:rsidP="00F34E03">
      <w:pPr>
        <w:pStyle w:val="ListParagraph"/>
        <w:numPr>
          <w:ilvl w:val="4"/>
          <w:numId w:val="3"/>
        </w:numPr>
      </w:pPr>
      <w:r>
        <w:t>=COUNTIF(“data range”, Value)</w:t>
      </w:r>
    </w:p>
    <w:p w14:paraId="56E42275" w14:textId="77777777" w:rsidR="00F34E03" w:rsidRDefault="00F34E03" w:rsidP="00F34E03">
      <w:pPr>
        <w:pStyle w:val="ListParagraph"/>
        <w:numPr>
          <w:ilvl w:val="4"/>
          <w:numId w:val="3"/>
        </w:numPr>
      </w:pPr>
      <w:r>
        <w:t>Add $ and copy/paste, changing the value</w:t>
      </w:r>
    </w:p>
    <w:p w14:paraId="090AD5AC" w14:textId="77777777" w:rsidR="00F34E03" w:rsidRDefault="00F34E03" w:rsidP="00D01D9A">
      <w:pPr>
        <w:pStyle w:val="ListParagraph"/>
        <w:numPr>
          <w:ilvl w:val="1"/>
          <w:numId w:val="3"/>
        </w:numPr>
      </w:pPr>
      <w:commentRangeStart w:id="16"/>
      <w:r>
        <w:t>What percentage of observations fall into each category</w:t>
      </w:r>
      <w:r w:rsidR="004D425B">
        <w:t>?</w:t>
      </w:r>
    </w:p>
    <w:p w14:paraId="7FB3E1ED" w14:textId="77777777" w:rsidR="004D425B" w:rsidRDefault="004D425B" w:rsidP="004D425B">
      <w:pPr>
        <w:pStyle w:val="ListParagraph"/>
        <w:numPr>
          <w:ilvl w:val="2"/>
          <w:numId w:val="3"/>
        </w:numPr>
      </w:pPr>
      <w:r>
        <w:t>How do you know what categories to use? Go to the raw data</w:t>
      </w:r>
      <w:r>
        <w:sym w:font="Wingdings" w:char="F0E0"/>
      </w:r>
      <w:r>
        <w:t>Data</w:t>
      </w:r>
      <w:r>
        <w:sym w:font="Wingdings" w:char="F0E0"/>
      </w:r>
      <w:r>
        <w:t>Filter</w:t>
      </w:r>
    </w:p>
    <w:p w14:paraId="32EF3503" w14:textId="77777777" w:rsidR="004D425B" w:rsidRDefault="004D425B" w:rsidP="004D425B">
      <w:pPr>
        <w:pStyle w:val="ListParagraph"/>
        <w:numPr>
          <w:ilvl w:val="2"/>
          <w:numId w:val="3"/>
        </w:numPr>
      </w:pPr>
      <w:r>
        <w:t>Look at column I to see what variables are present and compare to metadata in row 28-30</w:t>
      </w:r>
      <w:commentRangeEnd w:id="16"/>
      <w:r w:rsidR="009B17DA">
        <w:rPr>
          <w:rStyle w:val="CommentReference"/>
        </w:rPr>
        <w:commentReference w:id="16"/>
      </w:r>
    </w:p>
    <w:p w14:paraId="1DD18DEE" w14:textId="77777777" w:rsidR="00F34E03" w:rsidRDefault="00D01D9A" w:rsidP="00D01D9A">
      <w:pPr>
        <w:pStyle w:val="ListParagraph"/>
        <w:numPr>
          <w:ilvl w:val="1"/>
          <w:numId w:val="3"/>
        </w:numPr>
      </w:pPr>
      <w:commentRangeStart w:id="17"/>
      <w:r>
        <w:t xml:space="preserve">How confident </w:t>
      </w:r>
      <w:commentRangeEnd w:id="17"/>
      <w:r w:rsidR="009B17DA">
        <w:rPr>
          <w:rStyle w:val="CommentReference"/>
        </w:rPr>
        <w:commentReference w:id="17"/>
      </w:r>
      <w:r>
        <w:t>are we in the quality of the data at this location?</w:t>
      </w:r>
    </w:p>
    <w:p w14:paraId="0B3EB523" w14:textId="77777777" w:rsidR="00B7582A" w:rsidRDefault="00B7582A" w:rsidP="00B7582A">
      <w:pPr>
        <w:pStyle w:val="ListParagraph"/>
        <w:ind w:left="1440"/>
      </w:pPr>
    </w:p>
    <w:p w14:paraId="7FB7B2BD" w14:textId="77777777" w:rsidR="00B7582A" w:rsidRDefault="00B7582A" w:rsidP="00D01D9A">
      <w:pPr>
        <w:pStyle w:val="ListParagraph"/>
        <w:numPr>
          <w:ilvl w:val="0"/>
          <w:numId w:val="3"/>
        </w:numPr>
      </w:pPr>
      <w:r>
        <w:t>Summary Statistics</w:t>
      </w:r>
    </w:p>
    <w:p w14:paraId="4550F140" w14:textId="77777777" w:rsidR="00B7582A" w:rsidRDefault="00B7582A" w:rsidP="00B7582A">
      <w:pPr>
        <w:pStyle w:val="ListParagraph"/>
        <w:numPr>
          <w:ilvl w:val="1"/>
          <w:numId w:val="3"/>
        </w:numPr>
      </w:pPr>
      <w:r>
        <w:t>Create the table skeleton with labels</w:t>
      </w:r>
    </w:p>
    <w:p w14:paraId="4D43F001" w14:textId="77777777" w:rsidR="00B7582A" w:rsidRDefault="00B7582A" w:rsidP="00B7582A">
      <w:pPr>
        <w:pStyle w:val="ListParagraph"/>
        <w:numPr>
          <w:ilvl w:val="2"/>
          <w:numId w:val="3"/>
        </w:numPr>
      </w:pPr>
      <w:r>
        <w:t>Min(range)</w:t>
      </w:r>
    </w:p>
    <w:p w14:paraId="425B2257" w14:textId="77777777" w:rsidR="00B7582A" w:rsidRDefault="00B7582A" w:rsidP="00B7582A">
      <w:pPr>
        <w:pStyle w:val="ListParagraph"/>
        <w:numPr>
          <w:ilvl w:val="2"/>
          <w:numId w:val="3"/>
        </w:numPr>
      </w:pPr>
      <w:commentRangeStart w:id="18"/>
      <w:r>
        <w:t>Percentile</w:t>
      </w:r>
      <w:commentRangeEnd w:id="18"/>
      <w:r w:rsidR="00F60A3E">
        <w:rPr>
          <w:rStyle w:val="CommentReference"/>
        </w:rPr>
        <w:commentReference w:id="18"/>
      </w:r>
      <w:r>
        <w:t>(range,0.1)…0.25, 0.75, 0.90 (copy and paste with $)</w:t>
      </w:r>
    </w:p>
    <w:p w14:paraId="3D41447D" w14:textId="77777777" w:rsidR="00B7582A" w:rsidRDefault="00B7582A" w:rsidP="00B7582A">
      <w:pPr>
        <w:pStyle w:val="ListParagraph"/>
        <w:numPr>
          <w:ilvl w:val="2"/>
          <w:numId w:val="3"/>
        </w:numPr>
      </w:pPr>
      <w:r>
        <w:t>Median(range)</w:t>
      </w:r>
    </w:p>
    <w:p w14:paraId="0BED43EF" w14:textId="77777777" w:rsidR="00B7582A" w:rsidRDefault="00B7582A" w:rsidP="00B7582A">
      <w:pPr>
        <w:pStyle w:val="ListParagraph"/>
        <w:numPr>
          <w:ilvl w:val="2"/>
          <w:numId w:val="3"/>
        </w:numPr>
      </w:pPr>
      <w:r>
        <w:t>Average(range)</w:t>
      </w:r>
    </w:p>
    <w:p w14:paraId="2853D71B" w14:textId="77777777" w:rsidR="00B7582A" w:rsidRDefault="00B7582A" w:rsidP="00B7582A">
      <w:pPr>
        <w:pStyle w:val="ListParagraph"/>
        <w:numPr>
          <w:ilvl w:val="2"/>
          <w:numId w:val="3"/>
        </w:numPr>
      </w:pPr>
      <w:r>
        <w:t>Max(range)</w:t>
      </w:r>
    </w:p>
    <w:p w14:paraId="336FF1E3" w14:textId="77777777" w:rsidR="00B7582A" w:rsidRDefault="00B7582A" w:rsidP="00B7582A">
      <w:pPr>
        <w:pStyle w:val="ListParagraph"/>
        <w:ind w:left="2160"/>
      </w:pPr>
    </w:p>
    <w:p w14:paraId="689F6B74" w14:textId="77777777" w:rsidR="00B7582A" w:rsidRDefault="00446B57" w:rsidP="00B7582A">
      <w:pPr>
        <w:pStyle w:val="ListParagraph"/>
        <w:numPr>
          <w:ilvl w:val="1"/>
          <w:numId w:val="3"/>
        </w:numPr>
      </w:pPr>
      <w:r>
        <w:t xml:space="preserve">Did the summary statistics change with the construction </w:t>
      </w:r>
      <w:r w:rsidR="004D425B">
        <w:t xml:space="preserve">and filling </w:t>
      </w:r>
      <w:r>
        <w:t>of Falls Lake Reservoir (198</w:t>
      </w:r>
      <w:r w:rsidR="004D425B">
        <w:t>0</w:t>
      </w:r>
      <w:r>
        <w:t>-198</w:t>
      </w:r>
      <w:r w:rsidR="004D425B">
        <w:t>3</w:t>
      </w:r>
      <w:r>
        <w:t>)?</w:t>
      </w:r>
    </w:p>
    <w:p w14:paraId="46EA20C0" w14:textId="2CDE70D0" w:rsidR="00446B57" w:rsidRDefault="00446B57" w:rsidP="00446B57">
      <w:pPr>
        <w:pStyle w:val="ListParagraph"/>
        <w:numPr>
          <w:ilvl w:val="2"/>
          <w:numId w:val="3"/>
        </w:numPr>
      </w:pPr>
      <w:r>
        <w:t xml:space="preserve">A quick way to do this is search for 1980 and </w:t>
      </w:r>
      <w:r w:rsidR="00276153">
        <w:t xml:space="preserve">select 12/31/1979 and up with CTRL+SHIFT+Up Arrow. Then search for </w:t>
      </w:r>
      <w:del w:id="19" w:author="John Fay" w:date="2017-12-19T10:03:00Z">
        <w:r w:rsidR="00276153" w:rsidDel="00B50A91">
          <w:delText xml:space="preserve">1948 </w:delText>
        </w:r>
      </w:del>
      <w:ins w:id="20" w:author="John Fay" w:date="2017-12-19T10:03:00Z">
        <w:r w:rsidR="00B50A91">
          <w:t xml:space="preserve">1984 </w:t>
        </w:r>
      </w:ins>
      <w:r w:rsidR="00276153">
        <w:t>and select from 1/1/1984 and down.</w:t>
      </w:r>
      <w:r w:rsidR="004D425B">
        <w:t xml:space="preserve"> </w:t>
      </w:r>
      <w:r w:rsidR="00276153">
        <w:t>Use $ signs and repeat the above.</w:t>
      </w:r>
    </w:p>
    <w:p w14:paraId="1EF736E6" w14:textId="77777777" w:rsidR="00276153" w:rsidRDefault="00276153" w:rsidP="00446B57">
      <w:pPr>
        <w:pStyle w:val="ListParagraph"/>
        <w:numPr>
          <w:ilvl w:val="2"/>
          <w:numId w:val="3"/>
        </w:numPr>
      </w:pPr>
      <w:r>
        <w:t>What do you notice? Particularly with regards to min and max streamflow. Does that make sense given what you know about reservoirs?</w:t>
      </w:r>
    </w:p>
    <w:p w14:paraId="0D01E488" w14:textId="77777777" w:rsidR="00E551F5" w:rsidRDefault="00E551F5" w:rsidP="00E551F5">
      <w:pPr>
        <w:pStyle w:val="ListParagraph"/>
        <w:ind w:left="2160"/>
      </w:pPr>
    </w:p>
    <w:p w14:paraId="1CA8FA1E" w14:textId="77777777" w:rsidR="00E551F5" w:rsidRDefault="00E551F5" w:rsidP="00E551F5">
      <w:pPr>
        <w:pStyle w:val="ListParagraph"/>
        <w:numPr>
          <w:ilvl w:val="0"/>
          <w:numId w:val="3"/>
        </w:numPr>
      </w:pPr>
      <w:r>
        <w:t>Is there seasonal variation in streamflow?</w:t>
      </w:r>
    </w:p>
    <w:p w14:paraId="19901A08" w14:textId="77777777" w:rsidR="00E551F5" w:rsidRDefault="00E551F5" w:rsidP="00E551F5">
      <w:pPr>
        <w:pStyle w:val="ListParagraph"/>
        <w:numPr>
          <w:ilvl w:val="1"/>
          <w:numId w:val="3"/>
        </w:numPr>
      </w:pPr>
      <w:r>
        <w:t>Parse out the Date to include Year and Month</w:t>
      </w:r>
      <w:r w:rsidR="00013094">
        <w:t xml:space="preserve"> and Water Year</w:t>
      </w:r>
    </w:p>
    <w:p w14:paraId="4843632C" w14:textId="77777777" w:rsidR="00E551F5" w:rsidRDefault="00E551F5" w:rsidP="00E551F5">
      <w:pPr>
        <w:pStyle w:val="ListParagraph"/>
        <w:numPr>
          <w:ilvl w:val="2"/>
          <w:numId w:val="3"/>
        </w:numPr>
      </w:pPr>
      <w:r>
        <w:t>Insert t</w:t>
      </w:r>
      <w:r w:rsidR="00013094">
        <w:t>hree</w:t>
      </w:r>
      <w:r>
        <w:t xml:space="preserve"> columns</w:t>
      </w:r>
      <w:r w:rsidR="00013094">
        <w:t xml:space="preserve">. On Column C </w:t>
      </w:r>
      <w:r w:rsidR="00013094">
        <w:sym w:font="Wingdings" w:char="F0E0"/>
      </w:r>
      <w:r w:rsidR="00013094">
        <w:t xml:space="preserve"> Right Click </w:t>
      </w:r>
      <w:r w:rsidR="00013094">
        <w:sym w:font="Wingdings" w:char="F0E0"/>
      </w:r>
      <w:r w:rsidR="00013094">
        <w:t xml:space="preserve"> Insert</w:t>
      </w:r>
    </w:p>
    <w:p w14:paraId="5C4066A6" w14:textId="77777777" w:rsidR="00013094" w:rsidRDefault="00013094" w:rsidP="00E551F5">
      <w:pPr>
        <w:pStyle w:val="ListParagraph"/>
        <w:numPr>
          <w:ilvl w:val="2"/>
          <w:numId w:val="3"/>
        </w:numPr>
      </w:pPr>
      <w:r>
        <w:t>Give them appropriate column names</w:t>
      </w:r>
    </w:p>
    <w:p w14:paraId="2DAEDC13" w14:textId="77777777" w:rsidR="00E551F5" w:rsidRDefault="00E551F5" w:rsidP="00E551F5">
      <w:pPr>
        <w:pStyle w:val="ListParagraph"/>
        <w:numPr>
          <w:ilvl w:val="3"/>
          <w:numId w:val="3"/>
        </w:numPr>
      </w:pPr>
      <w:r>
        <w:t>=YEAR()</w:t>
      </w:r>
    </w:p>
    <w:p w14:paraId="283DA2B7" w14:textId="77777777" w:rsidR="00013094" w:rsidRDefault="00013094" w:rsidP="00013094">
      <w:pPr>
        <w:pStyle w:val="ListParagraph"/>
        <w:numPr>
          <w:ilvl w:val="4"/>
          <w:numId w:val="3"/>
        </w:numPr>
      </w:pPr>
      <w:r>
        <w:t>Fix the format from date to number</w:t>
      </w:r>
    </w:p>
    <w:p w14:paraId="5F9809D7" w14:textId="77777777" w:rsidR="00E551F5" w:rsidRDefault="00E551F5" w:rsidP="00E551F5">
      <w:pPr>
        <w:pStyle w:val="ListParagraph"/>
        <w:numPr>
          <w:ilvl w:val="3"/>
          <w:numId w:val="3"/>
        </w:numPr>
      </w:pPr>
      <w:r>
        <w:t>=MONTH()</w:t>
      </w:r>
    </w:p>
    <w:p w14:paraId="66BE6242" w14:textId="77777777" w:rsidR="00013094" w:rsidRDefault="00013094" w:rsidP="00E551F5">
      <w:pPr>
        <w:pStyle w:val="ListParagraph"/>
        <w:numPr>
          <w:ilvl w:val="3"/>
          <w:numId w:val="3"/>
        </w:numPr>
      </w:pPr>
      <w:r>
        <w:t>Water year runs from October to September. How can we adjust the year column to account for this information?</w:t>
      </w:r>
    </w:p>
    <w:p w14:paraId="30CC600F" w14:textId="77777777" w:rsidR="00013094" w:rsidRDefault="00013094" w:rsidP="00013094">
      <w:pPr>
        <w:pStyle w:val="ListParagraph"/>
        <w:numPr>
          <w:ilvl w:val="4"/>
          <w:numId w:val="3"/>
        </w:numPr>
      </w:pPr>
      <w:r>
        <w:t>Use If()</w:t>
      </w:r>
    </w:p>
    <w:p w14:paraId="2B8DF060" w14:textId="77777777" w:rsidR="00013094" w:rsidRDefault="00013094" w:rsidP="00013094">
      <w:pPr>
        <w:pStyle w:val="ListParagraph"/>
        <w:numPr>
          <w:ilvl w:val="4"/>
          <w:numId w:val="3"/>
        </w:numPr>
      </w:pPr>
      <w:r>
        <w:lastRenderedPageBreak/>
        <w:t>Scroll downwards to make sure your answer worked</w:t>
      </w:r>
    </w:p>
    <w:p w14:paraId="7F4B4CF1" w14:textId="77777777" w:rsidR="00E551F5" w:rsidRDefault="00E551F5" w:rsidP="00E551F5">
      <w:pPr>
        <w:pStyle w:val="ListParagraph"/>
        <w:numPr>
          <w:ilvl w:val="1"/>
          <w:numId w:val="3"/>
        </w:numPr>
      </w:pPr>
      <w:r>
        <w:t>Create Table Skeleton</w:t>
      </w:r>
      <w:r w:rsidR="0008180D">
        <w:t xml:space="preserve"> of average streamflow by month over the different time periods</w:t>
      </w:r>
    </w:p>
    <w:p w14:paraId="06D3B0FE" w14:textId="77777777" w:rsidR="00E551F5" w:rsidRDefault="00E551F5" w:rsidP="0008180D">
      <w:pPr>
        <w:pStyle w:val="ListParagraph"/>
        <w:numPr>
          <w:ilvl w:val="2"/>
          <w:numId w:val="3"/>
        </w:numPr>
        <w:shd w:val="clear" w:color="auto" w:fill="FFFF00"/>
      </w:pPr>
      <w:r>
        <w:t>AVERAGEIF(Value Range, Value, Average Range)</w:t>
      </w:r>
    </w:p>
    <w:p w14:paraId="0239A212" w14:textId="77777777" w:rsidR="00E551F5" w:rsidRDefault="00E551F5" w:rsidP="00257601">
      <w:pPr>
        <w:pStyle w:val="ListParagraph"/>
        <w:numPr>
          <w:ilvl w:val="2"/>
          <w:numId w:val="3"/>
        </w:numPr>
      </w:pPr>
      <w:commentRangeStart w:id="21"/>
      <w:r>
        <w:t>Plot for the period of record, prior to 1980, and after 1984</w:t>
      </w:r>
      <w:commentRangeEnd w:id="21"/>
      <w:r w:rsidR="00D81260">
        <w:rPr>
          <w:rStyle w:val="CommentReference"/>
        </w:rPr>
        <w:commentReference w:id="21"/>
      </w:r>
    </w:p>
    <w:p w14:paraId="780B3CF1" w14:textId="77777777" w:rsidR="00E551F5" w:rsidRDefault="00E551F5" w:rsidP="00E551F5">
      <w:pPr>
        <w:pStyle w:val="ListParagraph"/>
        <w:numPr>
          <w:ilvl w:val="1"/>
          <w:numId w:val="3"/>
        </w:numPr>
      </w:pPr>
      <w:r>
        <w:t>Plot Results</w:t>
      </w:r>
    </w:p>
    <w:p w14:paraId="622DD06E" w14:textId="77777777" w:rsidR="00E551F5" w:rsidRDefault="00E551F5" w:rsidP="00E551F5">
      <w:pPr>
        <w:pStyle w:val="ListParagraph"/>
        <w:numPr>
          <w:ilvl w:val="2"/>
          <w:numId w:val="3"/>
        </w:numPr>
      </w:pPr>
      <w:r>
        <w:t>What do you observe?</w:t>
      </w:r>
    </w:p>
    <w:p w14:paraId="12A1E581" w14:textId="77777777" w:rsidR="0008180D" w:rsidRDefault="0008180D" w:rsidP="0008180D">
      <w:pPr>
        <w:pStyle w:val="ListParagraph"/>
        <w:numPr>
          <w:ilvl w:val="1"/>
          <w:numId w:val="3"/>
        </w:numPr>
      </w:pPr>
      <w:r>
        <w:t xml:space="preserve">Repeat the above using </w:t>
      </w:r>
      <w:r w:rsidRPr="0008180D">
        <w:rPr>
          <w:shd w:val="clear" w:color="auto" w:fill="FFFF00"/>
        </w:rPr>
        <w:t>SUMIF</w:t>
      </w:r>
      <w:r>
        <w:t xml:space="preserve"> for annual streamflow based on the water year.</w:t>
      </w:r>
    </w:p>
    <w:p w14:paraId="67EE3BA9" w14:textId="77777777" w:rsidR="00F80BAA" w:rsidRDefault="00F80BAA">
      <w:pPr>
        <w:rPr>
          <w:rFonts w:asciiTheme="majorHAnsi" w:eastAsiaTheme="majorEastAsia" w:hAnsiTheme="majorHAnsi" w:cstheme="majorBidi"/>
          <w:color w:val="2E74B5" w:themeColor="accent1" w:themeShade="BF"/>
          <w:sz w:val="26"/>
          <w:szCs w:val="26"/>
        </w:rPr>
      </w:pPr>
      <w:r>
        <w:br w:type="page"/>
      </w:r>
    </w:p>
    <w:p w14:paraId="3973AC45" w14:textId="77777777" w:rsidR="002C1D45" w:rsidRDefault="0096440C" w:rsidP="0096440C">
      <w:pPr>
        <w:pStyle w:val="Heading1"/>
      </w:pPr>
      <w:r>
        <w:lastRenderedPageBreak/>
        <w:t>Has the reservoir impacted the 100 year flood frequency?</w:t>
      </w:r>
    </w:p>
    <w:p w14:paraId="25A49FCB" w14:textId="77777777" w:rsidR="0096440C" w:rsidRDefault="0096440C" w:rsidP="0096440C">
      <w:r w:rsidRPr="0096440C">
        <w:rPr>
          <w:noProof/>
        </w:rPr>
        <w:drawing>
          <wp:inline distT="0" distB="0" distL="0" distR="0" wp14:anchorId="63FC87BC" wp14:editId="69F0230B">
            <wp:extent cx="5943600" cy="22707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screen">
                      <a:extLst>
                        <a:ext uri="{28A0092B-C50C-407E-A947-70E740481C1C}">
                          <a14:useLocalDpi xmlns:a14="http://schemas.microsoft.com/office/drawing/2010/main"/>
                        </a:ext>
                      </a:extLst>
                    </a:blip>
                    <a:stretch>
                      <a:fillRect/>
                    </a:stretch>
                  </pic:blipFill>
                  <pic:spPr>
                    <a:xfrm>
                      <a:off x="0" y="0"/>
                      <a:ext cx="5943600" cy="2270760"/>
                    </a:xfrm>
                    <a:prstGeom prst="rect">
                      <a:avLst/>
                    </a:prstGeom>
                  </pic:spPr>
                </pic:pic>
              </a:graphicData>
            </a:graphic>
          </wp:inline>
        </w:drawing>
      </w:r>
    </w:p>
    <w:p w14:paraId="37930896" w14:textId="77777777" w:rsidR="0096440C" w:rsidRPr="0096440C" w:rsidRDefault="0096440C" w:rsidP="0096440C">
      <w:r>
        <w:rPr>
          <w:b/>
        </w:rPr>
        <w:t>Figure:</w:t>
      </w:r>
      <w:r>
        <w:t xml:space="preserve"> Reservoirs should moderate downstream flows. There is a flood control pool to hold flood waters that can be released slowly over time. There is also a conservation pool that holds water that can be released downstream during drier conditions to meet minimum streamflow requirements.</w:t>
      </w:r>
    </w:p>
    <w:p w14:paraId="1EBD342B" w14:textId="77777777" w:rsidR="0096440C" w:rsidRDefault="0096440C" w:rsidP="0096440C"/>
    <w:p w14:paraId="5B8708A5" w14:textId="77777777" w:rsidR="0096440C" w:rsidRDefault="0096440C" w:rsidP="0096440C">
      <w:r>
        <w:t xml:space="preserve">Flood insurance policy is built around the concept of the 100-year flood event. </w:t>
      </w:r>
      <w:r w:rsidR="0005240B">
        <w:t>The housing industry has been working to explain what that risk actually means to homeowners with 30 year mortgages.</w:t>
      </w:r>
    </w:p>
    <w:p w14:paraId="66639687" w14:textId="77777777" w:rsidR="0096440C" w:rsidRDefault="0096440C" w:rsidP="0096440C">
      <w:r>
        <w:rPr>
          <w:noProof/>
        </w:rPr>
        <w:drawing>
          <wp:inline distT="0" distB="0" distL="0" distR="0" wp14:anchorId="3C568D56" wp14:editId="5F78E825">
            <wp:extent cx="5715000" cy="2705100"/>
            <wp:effectExtent l="0" t="0" r="0" b="0"/>
            <wp:docPr id="5" name="Picture 5" descr="Image result for explaining the 100 year fl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xplaining the 100 year floo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1592AB29" w14:textId="77777777" w:rsidR="0005240B" w:rsidRDefault="0005240B" w:rsidP="0096440C"/>
    <w:p w14:paraId="36BD0FDF" w14:textId="77777777" w:rsidR="0005240B" w:rsidRDefault="0005240B" w:rsidP="0096440C">
      <w:r>
        <w:t>Reservoirs decrease the likelihood of downstream flooding, but that often means development occurs in areas that would have been frequently flooded prior to the reservoir. We’ve seen examples of this just his year with Hurricane Harvey.</w:t>
      </w:r>
    </w:p>
    <w:p w14:paraId="0E16BEE6" w14:textId="77777777" w:rsidR="0096440C" w:rsidRDefault="0096440C" w:rsidP="0096440C"/>
    <w:p w14:paraId="19A62BB7" w14:textId="77777777" w:rsidR="0005240B" w:rsidRDefault="0005240B" w:rsidP="0005240B">
      <w:pPr>
        <w:pStyle w:val="Heading2"/>
      </w:pPr>
      <w:r>
        <w:lastRenderedPageBreak/>
        <w:t>Understand what analyses are needed to answer the question.</w:t>
      </w:r>
    </w:p>
    <w:p w14:paraId="16E7BAC3" w14:textId="77777777" w:rsidR="002C1D45" w:rsidRDefault="00F80BAA" w:rsidP="00F80BAA">
      <w:pPr>
        <w:pStyle w:val="ListParagraph"/>
        <w:numPr>
          <w:ilvl w:val="0"/>
          <w:numId w:val="4"/>
        </w:numPr>
      </w:pPr>
      <w:r>
        <w:t>Research how to calculate the 100 year flood return interval. We will use Leopold’s (1994) flood frequency curve and the Weibull equation to calculate the recurrence interval.</w:t>
      </w:r>
    </w:p>
    <w:p w14:paraId="52F495EB" w14:textId="77777777" w:rsidR="0096440C" w:rsidRDefault="0005240B" w:rsidP="0096440C">
      <w:pPr>
        <w:pStyle w:val="ListParagraph"/>
        <w:numPr>
          <w:ilvl w:val="1"/>
          <w:numId w:val="4"/>
        </w:numPr>
      </w:pPr>
      <w:r>
        <w:t>Return Interval: (n+1)/m where n is the number of years of data and m is the rank of the year from largest (1) to smallest (n).</w:t>
      </w:r>
    </w:p>
    <w:p w14:paraId="0C28325D" w14:textId="77777777" w:rsidR="0005240B" w:rsidRDefault="0005240B" w:rsidP="0005240B">
      <w:pPr>
        <w:pStyle w:val="ListParagraph"/>
        <w:numPr>
          <w:ilvl w:val="2"/>
          <w:numId w:val="4"/>
        </w:numPr>
      </w:pPr>
      <w:r>
        <w:t>***The accuracy of a return interval is highly impacted by the length of the time series.</w:t>
      </w:r>
    </w:p>
    <w:p w14:paraId="7D20D307" w14:textId="77777777" w:rsidR="0005240B" w:rsidRDefault="0005240B" w:rsidP="0005240B">
      <w:pPr>
        <w:pStyle w:val="ListParagraph"/>
        <w:ind w:left="2160"/>
      </w:pPr>
    </w:p>
    <w:p w14:paraId="6F4CAB0D" w14:textId="77777777" w:rsidR="00F80BAA" w:rsidRDefault="00F80BAA" w:rsidP="00F80BAA">
      <w:pPr>
        <w:pStyle w:val="ListParagraph"/>
        <w:numPr>
          <w:ilvl w:val="0"/>
          <w:numId w:val="4"/>
        </w:numPr>
      </w:pPr>
      <w:r>
        <w:t>Calculate the maximum annual streamflow</w:t>
      </w:r>
    </w:p>
    <w:p w14:paraId="6B4B0722" w14:textId="77777777" w:rsidR="00F80BAA" w:rsidRDefault="00F80BAA" w:rsidP="00F80BAA">
      <w:pPr>
        <w:pStyle w:val="ListParagraph"/>
        <w:numPr>
          <w:ilvl w:val="1"/>
          <w:numId w:val="4"/>
        </w:numPr>
      </w:pPr>
      <w:r>
        <w:t>Pivot table</w:t>
      </w:r>
    </w:p>
    <w:p w14:paraId="385D9578" w14:textId="77777777" w:rsidR="00F80BAA" w:rsidRDefault="00F80BAA" w:rsidP="0005240B">
      <w:pPr>
        <w:pStyle w:val="ListParagraph"/>
        <w:numPr>
          <w:ilvl w:val="1"/>
          <w:numId w:val="4"/>
        </w:numPr>
        <w:shd w:val="clear" w:color="auto" w:fill="FFFF00"/>
      </w:pPr>
      <w:r>
        <w:t xml:space="preserve">Highlight your </w:t>
      </w:r>
      <w:commentRangeStart w:id="22"/>
      <w:r>
        <w:t xml:space="preserve">table </w:t>
      </w:r>
      <w:commentRangeEnd w:id="22"/>
      <w:r w:rsidR="00C76C2F">
        <w:rPr>
          <w:rStyle w:val="CommentReference"/>
        </w:rPr>
        <w:commentReference w:id="22"/>
      </w:r>
      <w:r>
        <w:sym w:font="Wingdings" w:char="F0E0"/>
      </w:r>
      <w:r>
        <w:t xml:space="preserve"> Menu </w:t>
      </w:r>
      <w:r>
        <w:sym w:font="Wingdings" w:char="F0E0"/>
      </w:r>
      <w:r>
        <w:t xml:space="preserve"> Insert </w:t>
      </w:r>
      <w:r>
        <w:sym w:font="Wingdings" w:char="F0E0"/>
      </w:r>
      <w:r>
        <w:t xml:space="preserve"> PivotTable </w:t>
      </w:r>
      <w:r>
        <w:sym w:font="Wingdings" w:char="F0E0"/>
      </w:r>
      <w:r>
        <w:t xml:space="preserve"> New Worksheet</w:t>
      </w:r>
      <w:r>
        <w:sym w:font="Wingdings" w:char="F0E0"/>
      </w:r>
      <w:r>
        <w:t xml:space="preserve"> OK</w:t>
      </w:r>
    </w:p>
    <w:p w14:paraId="793BE8A5" w14:textId="77777777" w:rsidR="00F80BAA" w:rsidRDefault="00F80BAA" w:rsidP="00F80BAA">
      <w:pPr>
        <w:pStyle w:val="ListParagraph"/>
        <w:numPr>
          <w:ilvl w:val="2"/>
          <w:numId w:val="4"/>
        </w:numPr>
      </w:pPr>
      <w:r>
        <w:t>Rename worksheet “Flood”</w:t>
      </w:r>
    </w:p>
    <w:p w14:paraId="0A58E9CC" w14:textId="77777777" w:rsidR="00F80BAA" w:rsidRDefault="00F80BAA" w:rsidP="00F80BAA">
      <w:pPr>
        <w:pStyle w:val="ListParagraph"/>
        <w:numPr>
          <w:ilvl w:val="1"/>
          <w:numId w:val="4"/>
        </w:numPr>
      </w:pPr>
      <w:r>
        <w:t>Click on the Pivot Table</w:t>
      </w:r>
    </w:p>
    <w:p w14:paraId="100DE14C" w14:textId="77777777" w:rsidR="00F80BAA" w:rsidRDefault="00F80BAA" w:rsidP="00F80BAA">
      <w:pPr>
        <w:pStyle w:val="ListParagraph"/>
        <w:numPr>
          <w:ilvl w:val="2"/>
          <w:numId w:val="4"/>
        </w:numPr>
      </w:pPr>
      <w:r>
        <w:t xml:space="preserve">Rows = </w:t>
      </w:r>
      <w:commentRangeStart w:id="23"/>
      <w:r>
        <w:t>Years</w:t>
      </w:r>
      <w:commentRangeEnd w:id="23"/>
      <w:r w:rsidR="00FC7293">
        <w:rPr>
          <w:rStyle w:val="CommentReference"/>
        </w:rPr>
        <w:commentReference w:id="23"/>
      </w:r>
    </w:p>
    <w:p w14:paraId="7F88DE32" w14:textId="77777777" w:rsidR="00F80BAA" w:rsidRDefault="00F80BAA" w:rsidP="00F80BAA">
      <w:pPr>
        <w:pStyle w:val="ListParagraph"/>
        <w:numPr>
          <w:ilvl w:val="2"/>
          <w:numId w:val="4"/>
        </w:numPr>
      </w:pPr>
      <w:r>
        <w:t>Values = Mean Discharge (cms)</w:t>
      </w:r>
    </w:p>
    <w:p w14:paraId="40C13035" w14:textId="77777777" w:rsidR="00F80BAA" w:rsidRDefault="00F80BAA" w:rsidP="00F80BAA">
      <w:pPr>
        <w:pStyle w:val="ListParagraph"/>
        <w:numPr>
          <w:ilvl w:val="3"/>
          <w:numId w:val="4"/>
        </w:numPr>
      </w:pPr>
      <w:r>
        <w:t xml:space="preserve">Change value from sum to max (double click </w:t>
      </w:r>
      <w:r w:rsidR="0005240B">
        <w:t xml:space="preserve">in the values box </w:t>
      </w:r>
      <w:r>
        <w:t>and go to value field settings)</w:t>
      </w:r>
    </w:p>
    <w:p w14:paraId="4E632776" w14:textId="77777777" w:rsidR="00F80BAA" w:rsidRDefault="00F80BAA" w:rsidP="0005240B">
      <w:pPr>
        <w:pStyle w:val="ListParagraph"/>
        <w:numPr>
          <w:ilvl w:val="1"/>
          <w:numId w:val="4"/>
        </w:numPr>
      </w:pPr>
      <w:r>
        <w:t xml:space="preserve">Copy and paste </w:t>
      </w:r>
      <w:commentRangeStart w:id="24"/>
      <w:r>
        <w:t xml:space="preserve">values </w:t>
      </w:r>
      <w:commentRangeEnd w:id="24"/>
      <w:r w:rsidR="00C76C2F">
        <w:rPr>
          <w:rStyle w:val="CommentReference"/>
        </w:rPr>
        <w:commentReference w:id="24"/>
      </w:r>
      <w:r>
        <w:t>(</w:t>
      </w:r>
      <w:r w:rsidRPr="0005240B">
        <w:rPr>
          <w:shd w:val="clear" w:color="auto" w:fill="FFFF00"/>
        </w:rPr>
        <w:t>right click</w:t>
      </w:r>
      <w:r w:rsidR="0005240B" w:rsidRPr="0005240B">
        <w:rPr>
          <w:shd w:val="clear" w:color="auto" w:fill="FFFF00"/>
        </w:rPr>
        <w:t xml:space="preserve"> + s + v</w:t>
      </w:r>
      <w:r>
        <w:t>) nearby. Change column names</w:t>
      </w:r>
      <w:r w:rsidR="0005240B">
        <w:t xml:space="preserve"> to something meaningful. Add header: “Period of Record (1931-2017)”</w:t>
      </w:r>
    </w:p>
    <w:p w14:paraId="4CEDBB46" w14:textId="77777777" w:rsidR="00F80BAA" w:rsidRDefault="00F80BAA" w:rsidP="00F80BAA">
      <w:pPr>
        <w:pStyle w:val="ListParagraph"/>
        <w:ind w:left="1440"/>
      </w:pPr>
    </w:p>
    <w:p w14:paraId="57364B5D" w14:textId="77777777" w:rsidR="00F80BAA" w:rsidRDefault="00F80BAA" w:rsidP="00F80BAA">
      <w:pPr>
        <w:pStyle w:val="ListParagraph"/>
        <w:numPr>
          <w:ilvl w:val="0"/>
          <w:numId w:val="4"/>
        </w:numPr>
      </w:pPr>
      <w:r>
        <w:t>Sort the data from max to min</w:t>
      </w:r>
      <w:r w:rsidR="0005240B">
        <w:t xml:space="preserve"> based on the Peak Flow (cms)</w:t>
      </w:r>
      <w:r>
        <w:t xml:space="preserve">. </w:t>
      </w:r>
    </w:p>
    <w:p w14:paraId="58F60DF1" w14:textId="77777777" w:rsidR="006A52C5" w:rsidRDefault="006A52C5" w:rsidP="006A52C5">
      <w:pPr>
        <w:pStyle w:val="ListParagraph"/>
        <w:numPr>
          <w:ilvl w:val="1"/>
          <w:numId w:val="4"/>
        </w:numPr>
      </w:pPr>
      <w:r>
        <w:t xml:space="preserve">Menu </w:t>
      </w:r>
      <w:r>
        <w:sym w:font="Wingdings" w:char="F0E0"/>
      </w:r>
      <w:r>
        <w:t xml:space="preserve"> Sort </w:t>
      </w:r>
      <w:r>
        <w:sym w:font="Wingdings" w:char="F0E0"/>
      </w:r>
      <w:r>
        <w:t xml:space="preserve"> </w:t>
      </w:r>
      <w:r w:rsidR="00BE1190">
        <w:t xml:space="preserve">Max Value </w:t>
      </w:r>
      <w:r w:rsidR="00BE1190">
        <w:sym w:font="Wingdings" w:char="F0E0"/>
      </w:r>
      <w:r w:rsidR="00BE1190">
        <w:t xml:space="preserve"> Largest to smallest</w:t>
      </w:r>
    </w:p>
    <w:p w14:paraId="7281CA9D" w14:textId="77777777" w:rsidR="00F80BAA" w:rsidRDefault="00F80BAA" w:rsidP="00F80BAA">
      <w:pPr>
        <w:pStyle w:val="ListParagraph"/>
        <w:numPr>
          <w:ilvl w:val="0"/>
          <w:numId w:val="4"/>
        </w:numPr>
      </w:pPr>
      <w:r>
        <w:t xml:space="preserve">Add a new column and </w:t>
      </w:r>
      <w:commentRangeStart w:id="25"/>
      <w:r>
        <w:t xml:space="preserve">rank </w:t>
      </w:r>
      <w:commentRangeEnd w:id="25"/>
      <w:r w:rsidR="00C76C2F">
        <w:rPr>
          <w:rStyle w:val="CommentReference"/>
        </w:rPr>
        <w:commentReference w:id="25"/>
      </w:r>
      <w:r>
        <w:t>the flood events starting from 1 downward</w:t>
      </w:r>
    </w:p>
    <w:p w14:paraId="7846D0BC" w14:textId="77777777" w:rsidR="00F80BAA" w:rsidRDefault="00F80BAA" w:rsidP="00F80BAA">
      <w:pPr>
        <w:pStyle w:val="ListParagraph"/>
        <w:numPr>
          <w:ilvl w:val="1"/>
          <w:numId w:val="4"/>
        </w:numPr>
      </w:pPr>
      <w:r>
        <w:t>Enter 1, 2, 3. Then highlight cells and double click bottom right corner to finish ranking</w:t>
      </w:r>
    </w:p>
    <w:p w14:paraId="4FC2A51F" w14:textId="77777777" w:rsidR="006A52C5" w:rsidRDefault="00BE1190" w:rsidP="00BE1190">
      <w:pPr>
        <w:pStyle w:val="ListParagraph"/>
        <w:numPr>
          <w:ilvl w:val="0"/>
          <w:numId w:val="4"/>
        </w:numPr>
      </w:pPr>
      <w:r>
        <w:t>Calculate the Recurrence Interval</w:t>
      </w:r>
    </w:p>
    <w:p w14:paraId="79457498" w14:textId="77777777" w:rsidR="00BE1190" w:rsidRDefault="00BE1190" w:rsidP="00BE1190">
      <w:pPr>
        <w:pStyle w:val="ListParagraph"/>
        <w:numPr>
          <w:ilvl w:val="1"/>
          <w:numId w:val="4"/>
        </w:numPr>
      </w:pPr>
      <w:r>
        <w:t>RI = (n+1)/m; where n is the number of years of data and m is the rank</w:t>
      </w:r>
    </w:p>
    <w:p w14:paraId="7896DF5B" w14:textId="77777777" w:rsidR="00E37C5E" w:rsidRDefault="00E37C5E" w:rsidP="00E37C5E">
      <w:pPr>
        <w:pStyle w:val="ListParagraph"/>
        <w:numPr>
          <w:ilvl w:val="2"/>
          <w:numId w:val="4"/>
        </w:numPr>
      </w:pPr>
      <w:r>
        <w:t>How many years of data do we have?</w:t>
      </w:r>
    </w:p>
    <w:p w14:paraId="4F0394E0" w14:textId="77777777" w:rsidR="00E37C5E" w:rsidRDefault="00E37C5E" w:rsidP="00E37C5E">
      <w:pPr>
        <w:pStyle w:val="ListParagraph"/>
        <w:numPr>
          <w:ilvl w:val="0"/>
          <w:numId w:val="4"/>
        </w:numPr>
      </w:pPr>
      <w:r>
        <w:t>Calculate the Annual Exceedance Probability for each return interval</w:t>
      </w:r>
    </w:p>
    <w:p w14:paraId="57734817" w14:textId="77777777" w:rsidR="00E37C5E" w:rsidRDefault="00E37C5E" w:rsidP="00E37C5E">
      <w:pPr>
        <w:pStyle w:val="ListParagraph"/>
        <w:numPr>
          <w:ilvl w:val="1"/>
          <w:numId w:val="4"/>
        </w:numPr>
      </w:pPr>
      <w:r>
        <w:t>Pe = 1/RI</w:t>
      </w:r>
    </w:p>
    <w:p w14:paraId="7CA177B6" w14:textId="77777777" w:rsidR="00BE1190" w:rsidRDefault="00BE1190" w:rsidP="00BE1190">
      <w:pPr>
        <w:pStyle w:val="ListParagraph"/>
        <w:numPr>
          <w:ilvl w:val="0"/>
          <w:numId w:val="4"/>
        </w:numPr>
      </w:pPr>
      <w:r>
        <w:t>Calculate the probability of the</w:t>
      </w:r>
      <w:r w:rsidR="00580D99">
        <w:t xml:space="preserve"> 100 and 500 year</w:t>
      </w:r>
      <w:r>
        <w:t xml:space="preserve"> flood </w:t>
      </w:r>
      <w:r w:rsidR="00580D99">
        <w:t xml:space="preserve">occurring over the next </w:t>
      </w:r>
      <w:r w:rsidR="0080152B">
        <w:t>3</w:t>
      </w:r>
      <w:r w:rsidR="00580D99">
        <w:t>0</w:t>
      </w:r>
      <w:r>
        <w:t xml:space="preserve"> years as a binomial distribution</w:t>
      </w:r>
    </w:p>
    <w:p w14:paraId="597A8DC2" w14:textId="77777777" w:rsidR="00BE1190" w:rsidRDefault="00BE1190" w:rsidP="00BE1190">
      <w:pPr>
        <w:pStyle w:val="ListParagraph"/>
        <w:numPr>
          <w:ilvl w:val="1"/>
          <w:numId w:val="4"/>
        </w:numPr>
      </w:pPr>
      <w:r>
        <w:t>Pe = 1 – [1-(1/T)]</w:t>
      </w:r>
      <w:r>
        <w:rPr>
          <w:vertAlign w:val="superscript"/>
        </w:rPr>
        <w:t>n</w:t>
      </w:r>
      <w:r>
        <w:t xml:space="preserve">, where T is the return period (e.g. 100 years) and n is the number of years of </w:t>
      </w:r>
      <w:r w:rsidR="0080152B">
        <w:t>interest</w:t>
      </w:r>
      <w:r>
        <w:t>.</w:t>
      </w:r>
    </w:p>
    <w:p w14:paraId="4D9D2311" w14:textId="77777777" w:rsidR="00580D99" w:rsidRDefault="00580D99" w:rsidP="00580D99">
      <w:pPr>
        <w:pStyle w:val="ListParagraph"/>
        <w:numPr>
          <w:ilvl w:val="0"/>
          <w:numId w:val="4"/>
        </w:numPr>
      </w:pPr>
      <w:r>
        <w:t>Plot your recurrence interval on the x-axis and your max discharge on the y-axis</w:t>
      </w:r>
    </w:p>
    <w:p w14:paraId="205729FB" w14:textId="77777777" w:rsidR="00580D99" w:rsidRDefault="00580D99" w:rsidP="00580D99">
      <w:pPr>
        <w:pStyle w:val="ListParagraph"/>
        <w:numPr>
          <w:ilvl w:val="1"/>
          <w:numId w:val="4"/>
        </w:numPr>
      </w:pPr>
      <w:r>
        <w:t xml:space="preserve">Place </w:t>
      </w:r>
      <w:r w:rsidR="003738CF">
        <w:t>the x-</w:t>
      </w:r>
      <w:r>
        <w:t>axis on a log scale</w:t>
      </w:r>
      <w:r w:rsidR="00925792">
        <w:t xml:space="preserve"> and add minor tick marks</w:t>
      </w:r>
    </w:p>
    <w:p w14:paraId="4AF23DC0" w14:textId="77777777" w:rsidR="00580D99" w:rsidRDefault="00580D99" w:rsidP="00580D99">
      <w:pPr>
        <w:pStyle w:val="ListParagraph"/>
        <w:numPr>
          <w:ilvl w:val="1"/>
          <w:numId w:val="4"/>
        </w:numPr>
      </w:pPr>
      <w:r>
        <w:t>Add a regression and find the one with the best fit (excluding polynomial and moving average).</w:t>
      </w:r>
    </w:p>
    <w:p w14:paraId="4A37D819" w14:textId="77777777" w:rsidR="00580D99" w:rsidRDefault="00580D99" w:rsidP="00580D99">
      <w:pPr>
        <w:pStyle w:val="ListParagraph"/>
        <w:numPr>
          <w:ilvl w:val="2"/>
          <w:numId w:val="4"/>
        </w:numPr>
      </w:pPr>
      <w:r>
        <w:t>Right click on the data points and select add trendline</w:t>
      </w:r>
    </w:p>
    <w:p w14:paraId="5B6A1FC1" w14:textId="1746D789" w:rsidR="00580D99" w:rsidRDefault="00580D99" w:rsidP="00580D99">
      <w:pPr>
        <w:pStyle w:val="ListParagraph"/>
        <w:numPr>
          <w:ilvl w:val="1"/>
          <w:numId w:val="4"/>
        </w:numPr>
      </w:pPr>
      <w:r>
        <w:t xml:space="preserve">Using the best-fit regression </w:t>
      </w:r>
      <w:ins w:id="26" w:author="John P. Fay" w:date="2017-12-30T10:46:00Z">
        <w:r w:rsidR="00E31D7F">
          <w:t xml:space="preserve">you just calculated </w:t>
        </w:r>
      </w:ins>
      <w:r>
        <w:t>– estimate the discharge for the 100-year</w:t>
      </w:r>
      <w:r w:rsidR="00925792">
        <w:t>, 500, and 1000 year events</w:t>
      </w:r>
    </w:p>
    <w:p w14:paraId="115125CE" w14:textId="77777777" w:rsidR="00925792" w:rsidRDefault="00925792" w:rsidP="00580D99">
      <w:pPr>
        <w:pStyle w:val="ListParagraph"/>
        <w:numPr>
          <w:ilvl w:val="1"/>
          <w:numId w:val="4"/>
        </w:numPr>
      </w:pPr>
      <w:r>
        <w:t>Add those events to the chart as markers.</w:t>
      </w:r>
    </w:p>
    <w:p w14:paraId="7123F885" w14:textId="6FBA4520" w:rsidR="00925792" w:rsidRDefault="00925792" w:rsidP="00925792">
      <w:pPr>
        <w:pStyle w:val="ListParagraph"/>
        <w:numPr>
          <w:ilvl w:val="2"/>
          <w:numId w:val="4"/>
        </w:numPr>
      </w:pPr>
      <w:r>
        <w:t xml:space="preserve">Select Data </w:t>
      </w:r>
      <w:r>
        <w:sym w:font="Wingdings" w:char="F0E0"/>
      </w:r>
      <w:r>
        <w:t xml:space="preserve"> Add </w:t>
      </w:r>
      <w:r>
        <w:sym w:font="Wingdings" w:char="F0E0"/>
      </w:r>
      <w:r>
        <w:t xml:space="preserve"> RI Year goes to X Values, Y Values are the</w:t>
      </w:r>
      <w:ins w:id="27" w:author="John P. Fay" w:date="2017-12-30T10:46:00Z">
        <w:r w:rsidR="00E31D7F">
          <w:t xml:space="preserve"> best fit</w:t>
        </w:r>
      </w:ins>
      <w:r>
        <w:t xml:space="preserve"> POR equation</w:t>
      </w:r>
    </w:p>
    <w:p w14:paraId="0C01F85C" w14:textId="77777777" w:rsidR="00925792" w:rsidRDefault="00925792" w:rsidP="00925792">
      <w:pPr>
        <w:pStyle w:val="ListParagraph"/>
        <w:ind w:left="2160"/>
      </w:pPr>
    </w:p>
    <w:p w14:paraId="42A1A695" w14:textId="77777777" w:rsidR="00580D99" w:rsidRDefault="00580D99" w:rsidP="00580D99"/>
    <w:p w14:paraId="4E806EB4" w14:textId="77777777" w:rsidR="00580D99" w:rsidRDefault="00580D99" w:rsidP="00580D99">
      <w:pPr>
        <w:pStyle w:val="Heading2"/>
      </w:pPr>
      <w:r>
        <w:t>Calculate Return Period for 100 year Flood Using Data Prior to 1980</w:t>
      </w:r>
    </w:p>
    <w:p w14:paraId="3023E1A8" w14:textId="77777777" w:rsidR="002C1D45" w:rsidRDefault="00580D99" w:rsidP="00580D99">
      <w:pPr>
        <w:pStyle w:val="ListParagraph"/>
        <w:numPr>
          <w:ilvl w:val="0"/>
          <w:numId w:val="5"/>
        </w:numPr>
      </w:pPr>
      <w:r>
        <w:t>Repeat the above analysis only using data prior to 1980 to calculate the return interval</w:t>
      </w:r>
    </w:p>
    <w:p w14:paraId="6B94C3F1" w14:textId="77777777" w:rsidR="00580D99" w:rsidRDefault="00580D99" w:rsidP="00580D99">
      <w:pPr>
        <w:pStyle w:val="ListParagraph"/>
        <w:numPr>
          <w:ilvl w:val="1"/>
          <w:numId w:val="5"/>
        </w:numPr>
      </w:pPr>
      <w:r>
        <w:t>How many fewer years of data are used?</w:t>
      </w:r>
    </w:p>
    <w:p w14:paraId="452DF38E" w14:textId="77777777" w:rsidR="00580D99" w:rsidRDefault="003738CF" w:rsidP="00580D99">
      <w:pPr>
        <w:pStyle w:val="ListParagraph"/>
        <w:numPr>
          <w:ilvl w:val="0"/>
          <w:numId w:val="5"/>
        </w:numPr>
      </w:pPr>
      <w:r>
        <w:t>Plot the new dataset on top of the original plot</w:t>
      </w:r>
    </w:p>
    <w:p w14:paraId="0EE563EF" w14:textId="77777777" w:rsidR="003738CF" w:rsidRDefault="003738CF" w:rsidP="003738CF">
      <w:pPr>
        <w:pStyle w:val="ListParagraph"/>
        <w:numPr>
          <w:ilvl w:val="1"/>
          <w:numId w:val="5"/>
        </w:numPr>
      </w:pPr>
      <w:r>
        <w:t xml:space="preserve">Menu </w:t>
      </w:r>
      <w:r>
        <w:sym w:font="Wingdings" w:char="F0E0"/>
      </w:r>
      <w:r>
        <w:t xml:space="preserve"> Design </w:t>
      </w:r>
      <w:r>
        <w:sym w:font="Wingdings" w:char="F0E0"/>
      </w:r>
      <w:r>
        <w:t xml:space="preserve"> Select Data </w:t>
      </w:r>
      <w:r>
        <w:sym w:font="Wingdings" w:char="F0E0"/>
      </w:r>
      <w:r>
        <w:t xml:space="preserve"> Add</w:t>
      </w:r>
    </w:p>
    <w:p w14:paraId="11377708" w14:textId="77777777" w:rsidR="003738CF" w:rsidRDefault="003738CF" w:rsidP="003738CF">
      <w:pPr>
        <w:pStyle w:val="ListParagraph"/>
        <w:numPr>
          <w:ilvl w:val="1"/>
          <w:numId w:val="5"/>
        </w:numPr>
      </w:pPr>
      <w:r>
        <w:t>Add the estimated 100 and 500 year points for each plot based on the regression</w:t>
      </w:r>
    </w:p>
    <w:p w14:paraId="17DE3205" w14:textId="77777777" w:rsidR="003738CF" w:rsidRDefault="003738CF" w:rsidP="003738CF">
      <w:pPr>
        <w:pStyle w:val="ListParagraph"/>
        <w:numPr>
          <w:ilvl w:val="0"/>
          <w:numId w:val="5"/>
        </w:numPr>
      </w:pPr>
      <w:r>
        <w:t>How big is the difference between the 100 and 500 year estimates?</w:t>
      </w:r>
    </w:p>
    <w:p w14:paraId="4231A190" w14:textId="77777777" w:rsidR="003738CF" w:rsidRDefault="003738CF" w:rsidP="003738CF">
      <w:pPr>
        <w:pStyle w:val="ListParagraph"/>
        <w:numPr>
          <w:ilvl w:val="1"/>
          <w:numId w:val="5"/>
        </w:numPr>
      </w:pPr>
      <w:r>
        <w:t>Percent is calculated relative to the smaller record (my choice)</w:t>
      </w:r>
    </w:p>
    <w:p w14:paraId="050FF08D" w14:textId="77777777" w:rsidR="003738CF" w:rsidRDefault="003738CF" w:rsidP="003738CF">
      <w:pPr>
        <w:pStyle w:val="ListParagraph"/>
        <w:numPr>
          <w:ilvl w:val="0"/>
          <w:numId w:val="5"/>
        </w:numPr>
      </w:pPr>
      <w:r>
        <w:t>Calculate the discharge for different return periods and exceedance probabilities</w:t>
      </w:r>
    </w:p>
    <w:p w14:paraId="4F8BFF87" w14:textId="77777777" w:rsidR="00580D99" w:rsidRDefault="003738CF" w:rsidP="000861B3">
      <w:pPr>
        <w:pStyle w:val="ListParagraph"/>
        <w:numPr>
          <w:ilvl w:val="0"/>
          <w:numId w:val="5"/>
        </w:numPr>
      </w:pPr>
      <w:r>
        <w:t>Plot annual discharge and calculate the number of times the 100 year flood was surpassed for both the POR and prior to 1980.</w:t>
      </w:r>
      <w:r w:rsidR="000861B3">
        <w:t xml:space="preserve"> </w:t>
      </w:r>
    </w:p>
    <w:p w14:paraId="48D6C19F" w14:textId="77777777" w:rsidR="002478EF" w:rsidRDefault="002478EF" w:rsidP="002478EF">
      <w:pPr>
        <w:pStyle w:val="ListParagraph"/>
        <w:numPr>
          <w:ilvl w:val="1"/>
          <w:numId w:val="5"/>
        </w:numPr>
      </w:pPr>
      <w:r>
        <w:t>Plot the estimates on the same chart. How much do they differ? Are you surprised by the results?</w:t>
      </w:r>
    </w:p>
    <w:p w14:paraId="71CED9F5" w14:textId="77777777" w:rsidR="002478EF" w:rsidRDefault="002478EF" w:rsidP="002478EF">
      <w:pPr>
        <w:pStyle w:val="ListParagraph"/>
        <w:numPr>
          <w:ilvl w:val="1"/>
          <w:numId w:val="5"/>
        </w:numPr>
      </w:pPr>
      <w:r>
        <w:t xml:space="preserve">Look at the first plot you did of streamflow on the EDA spreadsheet to look at the distribution of peak events. </w:t>
      </w:r>
    </w:p>
    <w:p w14:paraId="278C8D1B" w14:textId="77777777" w:rsidR="002478EF" w:rsidRDefault="002478EF" w:rsidP="002478EF">
      <w:pPr>
        <w:pStyle w:val="ListParagraph"/>
        <w:numPr>
          <w:ilvl w:val="2"/>
          <w:numId w:val="5"/>
        </w:numPr>
      </w:pPr>
      <w:commentRangeStart w:id="28"/>
      <w:r>
        <w:t>These events are all hurricanes. How does it change your understanding of why Falls Lake doesn’t seem to impact flood frequency</w:t>
      </w:r>
      <w:r w:rsidR="00F11304">
        <w:t>?</w:t>
      </w:r>
      <w:commentRangeEnd w:id="28"/>
      <w:r w:rsidR="00F11304">
        <w:rPr>
          <w:rStyle w:val="CommentReference"/>
        </w:rPr>
        <w:commentReference w:id="28"/>
      </w:r>
    </w:p>
    <w:p w14:paraId="560E1D73" w14:textId="77777777" w:rsidR="002478EF" w:rsidRDefault="002478EF" w:rsidP="002478EF">
      <w:pPr>
        <w:pStyle w:val="ListParagraph"/>
        <w:numPr>
          <w:ilvl w:val="2"/>
          <w:numId w:val="5"/>
        </w:numPr>
      </w:pPr>
      <w:r>
        <w:t>What happens to your answer if you remove those three points?</w:t>
      </w:r>
    </w:p>
    <w:p w14:paraId="768C9A0B" w14:textId="77777777" w:rsidR="00925792" w:rsidRDefault="00925792">
      <w:r>
        <w:br w:type="page"/>
      </w:r>
    </w:p>
    <w:p w14:paraId="0AFE8CF6" w14:textId="7C194758" w:rsidR="002C1D45" w:rsidRDefault="002478EF" w:rsidP="00622D0E">
      <w:pPr>
        <w:pStyle w:val="Heading1"/>
      </w:pPr>
      <w:r>
        <w:lastRenderedPageBreak/>
        <w:t>How has Falls Lake impacted m</w:t>
      </w:r>
      <w:r w:rsidR="00622D0E">
        <w:t>inimum</w:t>
      </w:r>
      <w:r>
        <w:t xml:space="preserve"> flows?</w:t>
      </w:r>
    </w:p>
    <w:p w14:paraId="126522BD" w14:textId="521409FB" w:rsidR="00622D0E" w:rsidRDefault="00622D0E" w:rsidP="00622D0E">
      <w:r>
        <w:t xml:space="preserve">The passing of the Clean Water Act in 1972 and the Endangered Species Act in 1973 has resulted in many reservoirs having downstream flow requirements they need to make for either water quality purposes or to protect downstream species. For example, at the Clayton gauge, minimum flow requirements have ranged from 184 to 404 cfs since 1983. </w:t>
      </w:r>
      <w:ins w:id="29" w:author="John P. Fay" w:date="2017-12-30T10:49:00Z">
        <w:r w:rsidR="00FF2CF5">
          <w:t xml:space="preserve">Thus, we need to determine how </w:t>
        </w:r>
      </w:ins>
      <w:ins w:id="30" w:author="John P. Fay" w:date="2017-12-30T10:50:00Z">
        <w:r w:rsidR="00FF2CF5">
          <w:t>construction</w:t>
        </w:r>
      </w:ins>
      <w:ins w:id="31" w:author="John P. Fay" w:date="2017-12-30T10:49:00Z">
        <w:r w:rsidR="00FF2CF5">
          <w:t xml:space="preserve"> </w:t>
        </w:r>
      </w:ins>
      <w:ins w:id="32" w:author="John P. Fay" w:date="2017-12-30T10:50:00Z">
        <w:r w:rsidR="00FF2CF5">
          <w:t xml:space="preserve">of the Falls Lake dam may have altered minimum flow downstream. </w:t>
        </w:r>
      </w:ins>
    </w:p>
    <w:p w14:paraId="7550B2D9" w14:textId="77777777" w:rsidR="00622D0E" w:rsidRDefault="00622D0E" w:rsidP="00622D0E"/>
    <w:p w14:paraId="5B11D7ED" w14:textId="77777777" w:rsidR="00622D0E" w:rsidRDefault="00622D0E" w:rsidP="00622D0E">
      <w:pPr>
        <w:pStyle w:val="Heading2"/>
      </w:pPr>
      <w:r>
        <w:t xml:space="preserve">Understand what analyses are needed to answer </w:t>
      </w:r>
      <w:commentRangeStart w:id="33"/>
      <w:r>
        <w:t>the question.</w:t>
      </w:r>
      <w:commentRangeEnd w:id="33"/>
      <w:r w:rsidR="009430A6">
        <w:rPr>
          <w:rStyle w:val="CommentReference"/>
          <w:rFonts w:asciiTheme="minorHAnsi" w:eastAsiaTheme="minorHAnsi" w:hAnsiTheme="minorHAnsi" w:cstheme="minorBidi"/>
          <w:color w:val="auto"/>
        </w:rPr>
        <w:commentReference w:id="33"/>
      </w:r>
    </w:p>
    <w:p w14:paraId="06BFDD32" w14:textId="5A069329" w:rsidR="00622D0E" w:rsidRDefault="00622D0E" w:rsidP="00622D0E">
      <w:r>
        <w:t xml:space="preserve">There are many ways to approach low flow to understand how minimum streamflow has changed since Falls Lake was constructed. We will look at a common metric known as 7Q10. 7Q10 is the lowest average discharge over a one week period with a recurrence interval of 10 years. This means there is only a 10% probability that there will be lower flows than the 7Q10 threshold in any given year. This metric can be modified to look at the lowest average discharge over a 7 month period, 7 </w:t>
      </w:r>
      <w:r w:rsidR="00D93A1F">
        <w:t>season period, etc. To get more practice with pivot tables and if statements, we will calculate this metric using the 7 month period.</w:t>
      </w:r>
      <w:ins w:id="34" w:author="John P. Fay" w:date="2017-12-30T12:18:00Z">
        <w:r w:rsidR="005050B4">
          <w:t xml:space="preserve"> To do this we need to construct a rolling average, which we can do using a series of pivot tables</w:t>
        </w:r>
      </w:ins>
      <w:ins w:id="35" w:author="John P. Fay" w:date="2017-12-30T12:19:00Z">
        <w:r w:rsidR="005050B4">
          <w:t>…</w:t>
        </w:r>
      </w:ins>
    </w:p>
    <w:p w14:paraId="110556C2" w14:textId="77777777" w:rsidR="00622D0E" w:rsidRDefault="00622D0E" w:rsidP="00622D0E"/>
    <w:p w14:paraId="328EABEE" w14:textId="77777777" w:rsidR="00D93A1F" w:rsidRDefault="00224BDA" w:rsidP="00224BDA">
      <w:pPr>
        <w:pStyle w:val="ListParagraph"/>
        <w:numPr>
          <w:ilvl w:val="0"/>
          <w:numId w:val="7"/>
        </w:numPr>
      </w:pPr>
      <w:r>
        <w:t xml:space="preserve">Create a </w:t>
      </w:r>
      <w:r w:rsidR="00D93A1F">
        <w:t>new tab named 7Q10</w:t>
      </w:r>
    </w:p>
    <w:p w14:paraId="12593431" w14:textId="1977A424" w:rsidR="00224BDA" w:rsidRDefault="00D93A1F" w:rsidP="00224BDA">
      <w:pPr>
        <w:pStyle w:val="ListParagraph"/>
        <w:numPr>
          <w:ilvl w:val="0"/>
          <w:numId w:val="7"/>
        </w:numPr>
      </w:pPr>
      <w:r>
        <w:t xml:space="preserve">Create a </w:t>
      </w:r>
      <w:r w:rsidR="00224BDA">
        <w:t>pivot table to get the average daily discharge by year and month</w:t>
      </w:r>
    </w:p>
    <w:p w14:paraId="0333F3A0" w14:textId="77777777" w:rsidR="00224BDA" w:rsidRDefault="00224BDA" w:rsidP="00224BDA">
      <w:pPr>
        <w:pStyle w:val="ListParagraph"/>
        <w:numPr>
          <w:ilvl w:val="1"/>
          <w:numId w:val="7"/>
        </w:numPr>
      </w:pPr>
      <w:commentRangeStart w:id="36"/>
      <w:r>
        <w:t xml:space="preserve">Year </w:t>
      </w:r>
      <w:commentRangeEnd w:id="36"/>
      <w:r w:rsidR="004E0D30">
        <w:rPr>
          <w:rStyle w:val="CommentReference"/>
        </w:rPr>
        <w:commentReference w:id="36"/>
      </w:r>
      <w:r>
        <w:t>and Month go into the rows</w:t>
      </w:r>
    </w:p>
    <w:p w14:paraId="7B1600F6" w14:textId="226BCF74" w:rsidR="00224BDA" w:rsidRDefault="00D93A1F" w:rsidP="00224BDA">
      <w:pPr>
        <w:pStyle w:val="ListParagraph"/>
        <w:numPr>
          <w:ilvl w:val="1"/>
          <w:numId w:val="7"/>
        </w:numPr>
      </w:pPr>
      <w:r>
        <w:t>Mean flows</w:t>
      </w:r>
      <w:r w:rsidR="00224BDA">
        <w:t xml:space="preserve"> is the value</w:t>
      </w:r>
      <w:r>
        <w:t>. Use the sum of the monthly flows (since taking lowest 7 month average, small variability in the number of days in each month is ok.</w:t>
      </w:r>
    </w:p>
    <w:p w14:paraId="162FD449" w14:textId="77777777" w:rsidR="00224BDA" w:rsidRDefault="00224BDA" w:rsidP="00224BDA">
      <w:pPr>
        <w:pStyle w:val="ListParagraph"/>
        <w:numPr>
          <w:ilvl w:val="1"/>
          <w:numId w:val="7"/>
        </w:numPr>
      </w:pPr>
      <w:commentRangeStart w:id="37"/>
      <w:r>
        <w:t>Copy and paste</w:t>
      </w:r>
      <w:commentRangeEnd w:id="37"/>
      <w:r w:rsidR="005050B4">
        <w:rPr>
          <w:rStyle w:val="CommentReference"/>
        </w:rPr>
        <w:commentReference w:id="37"/>
      </w:r>
    </w:p>
    <w:p w14:paraId="43EFA2C0" w14:textId="495472FB" w:rsidR="00224BDA" w:rsidRDefault="00224BDA" w:rsidP="00224BDA">
      <w:pPr>
        <w:pStyle w:val="ListParagraph"/>
        <w:numPr>
          <w:ilvl w:val="2"/>
          <w:numId w:val="7"/>
        </w:numPr>
      </w:pPr>
      <w:r>
        <w:t>Add column (Year</w:t>
      </w:r>
      <w:r w:rsidR="00D93A1F">
        <w:t xml:space="preserve"> – not water year)…</w:t>
      </w:r>
    </w:p>
    <w:p w14:paraId="5B437C5C" w14:textId="77777777" w:rsidR="00224BDA" w:rsidRDefault="00224BDA" w:rsidP="00224BDA">
      <w:pPr>
        <w:pStyle w:val="ListParagraph"/>
        <w:numPr>
          <w:ilvl w:val="3"/>
          <w:numId w:val="7"/>
        </w:numPr>
      </w:pPr>
      <w:r>
        <w:t>Create if statement</w:t>
      </w:r>
    </w:p>
    <w:p w14:paraId="4706C2BE" w14:textId="77777777" w:rsidR="00224BDA" w:rsidRDefault="00224BDA" w:rsidP="00224BDA">
      <w:pPr>
        <w:pStyle w:val="ListParagraph"/>
        <w:numPr>
          <w:ilvl w:val="4"/>
          <w:numId w:val="7"/>
        </w:numPr>
      </w:pPr>
      <w:commentRangeStart w:id="38"/>
      <w:r>
        <w:t>=IF(Row Labels &gt; 12, Row Labels, Above Cell)</w:t>
      </w:r>
      <w:commentRangeEnd w:id="38"/>
      <w:r w:rsidR="004E0D30">
        <w:rPr>
          <w:rStyle w:val="CommentReference"/>
        </w:rPr>
        <w:commentReference w:id="38"/>
      </w:r>
    </w:p>
    <w:p w14:paraId="6969CD62" w14:textId="77777777" w:rsidR="00224BDA" w:rsidRDefault="00224BDA" w:rsidP="00224BDA">
      <w:pPr>
        <w:pStyle w:val="ListParagraph"/>
        <w:numPr>
          <w:ilvl w:val="5"/>
          <w:numId w:val="7"/>
        </w:numPr>
      </w:pPr>
      <w:r>
        <w:t>This creates a year column</w:t>
      </w:r>
    </w:p>
    <w:p w14:paraId="1AF92B0E" w14:textId="77777777" w:rsidR="00224BDA" w:rsidRDefault="00224BDA" w:rsidP="00224BDA">
      <w:pPr>
        <w:pStyle w:val="ListParagraph"/>
        <w:numPr>
          <w:ilvl w:val="5"/>
          <w:numId w:val="7"/>
        </w:numPr>
      </w:pPr>
      <w:r>
        <w:t>Copy and paste as values</w:t>
      </w:r>
    </w:p>
    <w:p w14:paraId="63F574A0" w14:textId="77777777" w:rsidR="00224BDA" w:rsidRDefault="00224BDA" w:rsidP="00224BDA">
      <w:pPr>
        <w:pStyle w:val="ListParagraph"/>
        <w:numPr>
          <w:ilvl w:val="2"/>
          <w:numId w:val="7"/>
        </w:numPr>
      </w:pPr>
      <w:r>
        <w:t>Relabel Row Labels as “Month” and sort</w:t>
      </w:r>
    </w:p>
    <w:p w14:paraId="5A881556" w14:textId="77777777" w:rsidR="00224BDA" w:rsidRDefault="00224BDA" w:rsidP="00224BDA">
      <w:pPr>
        <w:pStyle w:val="ListParagraph"/>
        <w:numPr>
          <w:ilvl w:val="3"/>
          <w:numId w:val="7"/>
        </w:numPr>
      </w:pPr>
      <w:r>
        <w:t>Delete month values that are years (bottom)</w:t>
      </w:r>
    </w:p>
    <w:p w14:paraId="31A75DB5" w14:textId="77777777" w:rsidR="00224BDA" w:rsidRDefault="00224BDA" w:rsidP="00224BDA">
      <w:pPr>
        <w:pStyle w:val="ListParagraph"/>
        <w:numPr>
          <w:ilvl w:val="2"/>
          <w:numId w:val="7"/>
        </w:numPr>
      </w:pPr>
      <w:r>
        <w:t>Resort by year and month</w:t>
      </w:r>
    </w:p>
    <w:p w14:paraId="7CC2BDF2" w14:textId="77777777" w:rsidR="00224BDA" w:rsidRDefault="00224BDA" w:rsidP="00224BDA">
      <w:pPr>
        <w:pStyle w:val="ListParagraph"/>
        <w:numPr>
          <w:ilvl w:val="0"/>
          <w:numId w:val="7"/>
        </w:numPr>
      </w:pPr>
      <w:r>
        <w:t>Add a column to calculate 7 month average</w:t>
      </w:r>
    </w:p>
    <w:p w14:paraId="55FDDAE8" w14:textId="77777777" w:rsidR="00224BDA" w:rsidRDefault="00224BDA" w:rsidP="00224BDA">
      <w:pPr>
        <w:pStyle w:val="ListParagraph"/>
        <w:numPr>
          <w:ilvl w:val="1"/>
          <w:numId w:val="7"/>
        </w:numPr>
      </w:pPr>
      <w:r>
        <w:t>Go to the 7</w:t>
      </w:r>
      <w:r w:rsidRPr="00224BDA">
        <w:rPr>
          <w:vertAlign w:val="superscript"/>
        </w:rPr>
        <w:t>th</w:t>
      </w:r>
      <w:r>
        <w:t xml:space="preserve"> cell and take the average of that streamflow and the 6 preceding months)</w:t>
      </w:r>
    </w:p>
    <w:p w14:paraId="06C3E900" w14:textId="77777777" w:rsidR="00224BDA" w:rsidRDefault="00224BDA" w:rsidP="00224BDA">
      <w:pPr>
        <w:pStyle w:val="ListParagraph"/>
        <w:numPr>
          <w:ilvl w:val="1"/>
          <w:numId w:val="7"/>
        </w:numPr>
      </w:pPr>
      <w:r>
        <w:t>Double click bottom corner to copy down</w:t>
      </w:r>
    </w:p>
    <w:p w14:paraId="24CE5C00" w14:textId="77777777" w:rsidR="00224BDA" w:rsidRDefault="00224BDA" w:rsidP="00224BDA">
      <w:pPr>
        <w:pStyle w:val="ListParagraph"/>
        <w:numPr>
          <w:ilvl w:val="0"/>
          <w:numId w:val="7"/>
        </w:numPr>
      </w:pPr>
      <w:r>
        <w:t>Extract the minimum value for each year</w:t>
      </w:r>
    </w:p>
    <w:p w14:paraId="1BAC2BEB" w14:textId="53CA421A" w:rsidR="00224BDA" w:rsidRDefault="00224BDA" w:rsidP="00224BDA">
      <w:pPr>
        <w:pStyle w:val="ListParagraph"/>
        <w:numPr>
          <w:ilvl w:val="1"/>
          <w:numId w:val="7"/>
        </w:numPr>
      </w:pPr>
      <w:r>
        <w:t>Hint: use a pivot table</w:t>
      </w:r>
      <w:r w:rsidR="00A5345F">
        <w:t xml:space="preserve"> to get the minimum rolling average per year.</w:t>
      </w:r>
    </w:p>
    <w:p w14:paraId="371D8786" w14:textId="73D69456" w:rsidR="00224BDA" w:rsidRDefault="00652707" w:rsidP="00224BDA">
      <w:pPr>
        <w:pStyle w:val="ListParagraph"/>
        <w:numPr>
          <w:ilvl w:val="0"/>
          <w:numId w:val="7"/>
        </w:numPr>
      </w:pPr>
      <w:r>
        <w:t>Calculate the Rank, RI and probability</w:t>
      </w:r>
    </w:p>
    <w:p w14:paraId="0A059EE8" w14:textId="20EFBFAB" w:rsidR="00A5345F" w:rsidRDefault="00A5345F" w:rsidP="00A5345F">
      <w:pPr>
        <w:pStyle w:val="ListParagraph"/>
        <w:numPr>
          <w:ilvl w:val="1"/>
          <w:numId w:val="7"/>
        </w:numPr>
      </w:pPr>
      <w:r>
        <w:t>Use the formulas in the flood lesson</w:t>
      </w:r>
    </w:p>
    <w:p w14:paraId="2898CC41" w14:textId="327C5A54" w:rsidR="00A5345F" w:rsidRDefault="00A5345F" w:rsidP="00A5345F">
      <w:pPr>
        <w:pStyle w:val="ListParagraph"/>
        <w:numPr>
          <w:ilvl w:val="1"/>
          <w:numId w:val="7"/>
        </w:numPr>
      </w:pPr>
      <w:r>
        <w:t>Remember to sort in the opposite direction!</w:t>
      </w:r>
    </w:p>
    <w:p w14:paraId="02E4FF84" w14:textId="4810A473" w:rsidR="00652707" w:rsidRDefault="00652707" w:rsidP="00224BDA">
      <w:pPr>
        <w:pStyle w:val="ListParagraph"/>
        <w:numPr>
          <w:ilvl w:val="0"/>
          <w:numId w:val="7"/>
        </w:numPr>
      </w:pPr>
      <w:r>
        <w:t xml:space="preserve">Plot the </w:t>
      </w:r>
      <w:r w:rsidR="00514523">
        <w:t>7Q flow with the Probability factor</w:t>
      </w:r>
      <w:r w:rsidR="00A5345F">
        <w:t xml:space="preserve"> and flows</w:t>
      </w:r>
    </w:p>
    <w:p w14:paraId="262B2AA5" w14:textId="77777777" w:rsidR="00514523" w:rsidRDefault="00514523" w:rsidP="00514523">
      <w:pPr>
        <w:pStyle w:val="ListParagraph"/>
        <w:numPr>
          <w:ilvl w:val="1"/>
          <w:numId w:val="7"/>
        </w:numPr>
      </w:pPr>
      <w:r>
        <w:t>Fit with best fitting regression</w:t>
      </w:r>
    </w:p>
    <w:p w14:paraId="610FBE8E" w14:textId="37049387" w:rsidR="00514523" w:rsidRDefault="00514523" w:rsidP="00514523">
      <w:pPr>
        <w:pStyle w:val="ListParagraph"/>
        <w:numPr>
          <w:ilvl w:val="1"/>
          <w:numId w:val="7"/>
        </w:numPr>
      </w:pPr>
      <w:r>
        <w:lastRenderedPageBreak/>
        <w:t xml:space="preserve">Estimate the 7Q10 (this will be where </w:t>
      </w:r>
      <w:r w:rsidR="008B6541">
        <w:t>1</w:t>
      </w:r>
      <w:r>
        <w:t xml:space="preserve">0% of flows </w:t>
      </w:r>
      <w:r w:rsidR="008B6541">
        <w:t>are smaller</w:t>
      </w:r>
      <w:r>
        <w:t>).</w:t>
      </w:r>
    </w:p>
    <w:p w14:paraId="459C78CF" w14:textId="6DB66296" w:rsidR="008B6541" w:rsidRDefault="008B6541" w:rsidP="00514523">
      <w:pPr>
        <w:pStyle w:val="ListParagraph"/>
        <w:numPr>
          <w:ilvl w:val="1"/>
          <w:numId w:val="7"/>
        </w:numPr>
      </w:pPr>
      <w:r>
        <w:t>Add the 7Q10 point to the graph</w:t>
      </w:r>
    </w:p>
    <w:p w14:paraId="340E2A6C" w14:textId="0FAE8EC9" w:rsidR="00514523" w:rsidRDefault="00514523" w:rsidP="00514523">
      <w:pPr>
        <w:pStyle w:val="ListParagraph"/>
        <w:numPr>
          <w:ilvl w:val="0"/>
          <w:numId w:val="7"/>
        </w:numPr>
      </w:pPr>
      <w:r>
        <w:t>How many months were below 7Q10 in the POR?</w:t>
      </w:r>
      <w:r w:rsidR="00463FB3">
        <w:t xml:space="preserve"> Was it close to 10%?</w:t>
      </w:r>
    </w:p>
    <w:p w14:paraId="1E7E4D19" w14:textId="6AB2F6EF" w:rsidR="00514523" w:rsidRDefault="00712AE8" w:rsidP="00514523">
      <w:pPr>
        <w:pStyle w:val="ListParagraph"/>
        <w:numPr>
          <w:ilvl w:val="1"/>
          <w:numId w:val="7"/>
        </w:numPr>
      </w:pPr>
      <w:r>
        <w:t>Use countif</w:t>
      </w:r>
    </w:p>
    <w:p w14:paraId="6EB82DD3" w14:textId="4C2190F5" w:rsidR="008B6541" w:rsidRDefault="008B6541" w:rsidP="008B6541">
      <w:pPr>
        <w:pStyle w:val="ListParagraph"/>
        <w:numPr>
          <w:ilvl w:val="2"/>
          <w:numId w:val="7"/>
        </w:numPr>
      </w:pPr>
      <w:r>
        <w:t>When countif need to use “ “, For example, =countif(range, “&lt;=240”)</w:t>
      </w:r>
    </w:p>
    <w:p w14:paraId="6E608614" w14:textId="0138EAD5" w:rsidR="00712AE8" w:rsidRDefault="00712AE8" w:rsidP="00712AE8">
      <w:pPr>
        <w:pStyle w:val="ListParagraph"/>
        <w:numPr>
          <w:ilvl w:val="0"/>
          <w:numId w:val="7"/>
        </w:numPr>
      </w:pPr>
      <w:r>
        <w:t>How many months per year?</w:t>
      </w:r>
    </w:p>
    <w:p w14:paraId="7F959D08" w14:textId="0C9C6F52" w:rsidR="00463FB3" w:rsidRDefault="00463FB3" w:rsidP="00463FB3">
      <w:pPr>
        <w:pStyle w:val="ListParagraph"/>
        <w:numPr>
          <w:ilvl w:val="1"/>
          <w:numId w:val="7"/>
        </w:numPr>
      </w:pPr>
      <w:r>
        <w:t>Add a column to your Total Monthly Streamflow Table</w:t>
      </w:r>
    </w:p>
    <w:p w14:paraId="68675715" w14:textId="65A166ED" w:rsidR="00463FB3" w:rsidRDefault="00463FB3" w:rsidP="00463FB3">
      <w:pPr>
        <w:pStyle w:val="ListParagraph"/>
        <w:numPr>
          <w:ilvl w:val="2"/>
          <w:numId w:val="7"/>
        </w:numPr>
      </w:pPr>
      <w:r>
        <w:t>Use if statement to pull out those months that are less than the 7Q10</w:t>
      </w:r>
    </w:p>
    <w:p w14:paraId="02ADBEF2" w14:textId="77777777" w:rsidR="00463FB3" w:rsidRDefault="00463FB3" w:rsidP="00463FB3">
      <w:pPr>
        <w:pStyle w:val="ListParagraph"/>
        <w:numPr>
          <w:ilvl w:val="2"/>
          <w:numId w:val="7"/>
        </w:numPr>
      </w:pPr>
      <w:r>
        <w:t xml:space="preserve">Use a dummy variable such as “NA” for those that are above the 7Q10. </w:t>
      </w:r>
    </w:p>
    <w:p w14:paraId="370E813E" w14:textId="77777777" w:rsidR="00463FB3" w:rsidRDefault="00463FB3" w:rsidP="00463FB3">
      <w:pPr>
        <w:pStyle w:val="ListParagraph"/>
        <w:numPr>
          <w:ilvl w:val="3"/>
          <w:numId w:val="7"/>
        </w:numPr>
      </w:pPr>
      <w:r>
        <w:t>Copy and paste special</w:t>
      </w:r>
    </w:p>
    <w:p w14:paraId="7BF68B2E" w14:textId="6987F8CB" w:rsidR="00463FB3" w:rsidRDefault="00463FB3" w:rsidP="00463FB3">
      <w:pPr>
        <w:pStyle w:val="ListParagraph"/>
        <w:numPr>
          <w:ilvl w:val="3"/>
          <w:numId w:val="7"/>
        </w:numPr>
      </w:pPr>
      <w:r>
        <w:t>Then do find and replace (</w:t>
      </w:r>
      <w:r w:rsidRPr="00463FB3">
        <w:rPr>
          <w:shd w:val="clear" w:color="auto" w:fill="FFFF00"/>
        </w:rPr>
        <w:t>CTRL + H</w:t>
      </w:r>
      <w:r>
        <w:t>) and leave the Replace with blank.</w:t>
      </w:r>
    </w:p>
    <w:p w14:paraId="2060829A" w14:textId="77641205" w:rsidR="00463FB3" w:rsidRDefault="00463FB3" w:rsidP="00463FB3">
      <w:pPr>
        <w:pStyle w:val="ListParagraph"/>
        <w:numPr>
          <w:ilvl w:val="2"/>
          <w:numId w:val="7"/>
        </w:numPr>
      </w:pPr>
      <w:r>
        <w:t>Plot up the monthly streamflow and overlay with those below the threshold.</w:t>
      </w:r>
    </w:p>
    <w:p w14:paraId="55144705" w14:textId="08440E14" w:rsidR="00463FB3" w:rsidRDefault="00463FB3" w:rsidP="00463FB3">
      <w:pPr>
        <w:pStyle w:val="ListParagraph"/>
        <w:numPr>
          <w:ilvl w:val="3"/>
          <w:numId w:val="7"/>
        </w:numPr>
      </w:pPr>
      <w:r>
        <w:t>Add a date column to Total Monthly Streamflow</w:t>
      </w:r>
    </w:p>
    <w:p w14:paraId="35DCBC14" w14:textId="03FF8FF1" w:rsidR="00463FB3" w:rsidRDefault="00463FB3" w:rsidP="00463FB3">
      <w:pPr>
        <w:pStyle w:val="ListParagraph"/>
        <w:numPr>
          <w:ilvl w:val="3"/>
          <w:numId w:val="7"/>
        </w:numPr>
      </w:pPr>
      <w:r>
        <w:t xml:space="preserve">Use </w:t>
      </w:r>
      <w:r w:rsidRPr="00843A28">
        <w:rPr>
          <w:shd w:val="clear" w:color="auto" w:fill="FFFF00"/>
        </w:rPr>
        <w:t>D</w:t>
      </w:r>
      <w:r w:rsidR="00843A28" w:rsidRPr="00843A28">
        <w:rPr>
          <w:shd w:val="clear" w:color="auto" w:fill="FFFF00"/>
        </w:rPr>
        <w:t>ATE</w:t>
      </w:r>
      <w:r w:rsidRPr="00843A28">
        <w:rPr>
          <w:shd w:val="clear" w:color="auto" w:fill="FFFF00"/>
        </w:rPr>
        <w:t>(year,</w:t>
      </w:r>
      <w:r w:rsidR="00843A28" w:rsidRPr="00843A28">
        <w:rPr>
          <w:shd w:val="clear" w:color="auto" w:fill="FFFF00"/>
        </w:rPr>
        <w:t xml:space="preserve"> </w:t>
      </w:r>
      <w:r w:rsidRPr="00843A28">
        <w:rPr>
          <w:shd w:val="clear" w:color="auto" w:fill="FFFF00"/>
        </w:rPr>
        <w:t>month,</w:t>
      </w:r>
      <w:r w:rsidR="00843A28" w:rsidRPr="00843A28">
        <w:rPr>
          <w:shd w:val="clear" w:color="auto" w:fill="FFFF00"/>
        </w:rPr>
        <w:t xml:space="preserve"> </w:t>
      </w:r>
      <w:r w:rsidRPr="00843A28">
        <w:rPr>
          <w:shd w:val="clear" w:color="auto" w:fill="FFFF00"/>
        </w:rPr>
        <w:t>day)</w:t>
      </w:r>
      <w:r>
        <w:t xml:space="preserve"> to create a date. Since we don’t have a day value, use 15.</w:t>
      </w:r>
    </w:p>
    <w:p w14:paraId="70CABBE8" w14:textId="56FE09B4" w:rsidR="00EF1AA2" w:rsidRDefault="00EF1AA2" w:rsidP="00EF1AA2">
      <w:pPr>
        <w:pStyle w:val="ListParagraph"/>
        <w:numPr>
          <w:ilvl w:val="2"/>
          <w:numId w:val="7"/>
        </w:numPr>
      </w:pPr>
      <w:r>
        <w:t>Plot y axis in log form, add labels and legend</w:t>
      </w:r>
    </w:p>
    <w:p w14:paraId="5E83C733" w14:textId="77777777" w:rsidR="00463FB3" w:rsidRDefault="00463FB3" w:rsidP="00463FB3">
      <w:pPr>
        <w:pStyle w:val="ListParagraph"/>
        <w:ind w:left="2160"/>
      </w:pPr>
    </w:p>
    <w:p w14:paraId="0804B0D8" w14:textId="2E3B1E82" w:rsidR="00712AE8" w:rsidRDefault="00843A28" w:rsidP="00712AE8">
      <w:pPr>
        <w:pStyle w:val="ListParagraph"/>
        <w:numPr>
          <w:ilvl w:val="1"/>
          <w:numId w:val="7"/>
        </w:numPr>
      </w:pPr>
      <w:r>
        <w:t>To find the number of Q710 events per year you can:</w:t>
      </w:r>
    </w:p>
    <w:p w14:paraId="2D0E2EB4" w14:textId="1C668B00" w:rsidR="00843A28" w:rsidRDefault="00843A28" w:rsidP="00843A28">
      <w:pPr>
        <w:pStyle w:val="ListParagraph"/>
        <w:numPr>
          <w:ilvl w:val="2"/>
          <w:numId w:val="7"/>
        </w:numPr>
      </w:pPr>
      <w:r>
        <w:t>(1) use the countif function</w:t>
      </w:r>
    </w:p>
    <w:p w14:paraId="566B9C65" w14:textId="498F29C3" w:rsidR="00843A28" w:rsidRDefault="00843A28" w:rsidP="00843A28">
      <w:pPr>
        <w:pStyle w:val="ListParagraph"/>
        <w:numPr>
          <w:ilvl w:val="2"/>
          <w:numId w:val="7"/>
        </w:numPr>
      </w:pPr>
      <w:r>
        <w:t>(2) expand your pivot table to include the Below 7Q10 column and count the number of occurrences</w:t>
      </w:r>
      <w:r w:rsidR="00022FB8">
        <w:t xml:space="preserve">: PivotTableTools </w:t>
      </w:r>
      <w:r w:rsidR="00022FB8">
        <w:sym w:font="Wingdings" w:char="F0E0"/>
      </w:r>
      <w:r w:rsidR="00022FB8">
        <w:t xml:space="preserve"> Change Data Source…</w:t>
      </w:r>
    </w:p>
    <w:p w14:paraId="37010072" w14:textId="21E3920B" w:rsidR="00712AE8" w:rsidRDefault="00712AE8" w:rsidP="00712AE8">
      <w:pPr>
        <w:pStyle w:val="ListParagraph"/>
        <w:numPr>
          <w:ilvl w:val="1"/>
          <w:numId w:val="7"/>
        </w:numPr>
      </w:pPr>
      <w:r>
        <w:t>Create a column Plot – what do you observe?</w:t>
      </w:r>
    </w:p>
    <w:p w14:paraId="3266815F" w14:textId="781A8763" w:rsidR="00022FB8" w:rsidRDefault="00022FB8" w:rsidP="00022FB8">
      <w:pPr>
        <w:pStyle w:val="ListParagraph"/>
        <w:numPr>
          <w:ilvl w:val="2"/>
          <w:numId w:val="7"/>
        </w:numPr>
      </w:pPr>
      <w:r>
        <w:t>What percent of months were below 7Q10 prior to Falls Lake? After Falls Lake?</w:t>
      </w:r>
    </w:p>
    <w:p w14:paraId="2CC8C7FE" w14:textId="77777777" w:rsidR="00023F2D" w:rsidRDefault="00023F2D" w:rsidP="00023F2D">
      <w:pPr>
        <w:pStyle w:val="ListParagraph"/>
        <w:ind w:left="2160"/>
      </w:pPr>
    </w:p>
    <w:p w14:paraId="79B4C930" w14:textId="2BED5904" w:rsidR="00023F2D" w:rsidRDefault="00023F2D" w:rsidP="00023F2D">
      <w:pPr>
        <w:pStyle w:val="Heading2"/>
      </w:pPr>
      <w:r>
        <w:t>Continued Practice</w:t>
      </w:r>
    </w:p>
    <w:p w14:paraId="79234455" w14:textId="19B84506" w:rsidR="00022FB8" w:rsidRDefault="00023F2D" w:rsidP="00023F2D">
      <w:pPr>
        <w:pStyle w:val="ListParagraph"/>
        <w:numPr>
          <w:ilvl w:val="0"/>
          <w:numId w:val="7"/>
        </w:numPr>
      </w:pPr>
      <w:r>
        <w:t>On your own – calculate the 7Q10 prior to Falls Lake and after Falls Lake</w:t>
      </w:r>
    </w:p>
    <w:p w14:paraId="3C7AF52C" w14:textId="77777777" w:rsidR="002C1D45" w:rsidRDefault="002C1D45" w:rsidP="002C1D45"/>
    <w:p w14:paraId="541C7811" w14:textId="5BF9FE5A" w:rsidR="002C1D45" w:rsidRDefault="002C1D45" w:rsidP="002C1D45"/>
    <w:p w14:paraId="209FB4E3" w14:textId="52F11B52" w:rsidR="00322D3E" w:rsidRDefault="00322D3E">
      <w:r>
        <w:br w:type="page"/>
      </w:r>
    </w:p>
    <w:p w14:paraId="06B7D817" w14:textId="4D88BA15" w:rsidR="00322D3E" w:rsidRDefault="00322D3E" w:rsidP="00322D3E">
      <w:pPr>
        <w:pStyle w:val="Heading1"/>
      </w:pPr>
      <w:r>
        <w:lastRenderedPageBreak/>
        <w:t>How has streamflow changed over time? Before and after Falls Lake?</w:t>
      </w:r>
    </w:p>
    <w:p w14:paraId="11579644" w14:textId="32CC6447" w:rsidR="00322D3E" w:rsidRDefault="00322D3E" w:rsidP="00322D3E">
      <w:r>
        <w:t xml:space="preserve">Water security is becoming increasingly important as population and water demand continue to grow. This is especially true with changing climate conditions that introduce new variability into our expectations of water supply. Briefly, we want to know whether the average annual streamflow has changed over time. </w:t>
      </w:r>
    </w:p>
    <w:p w14:paraId="34DB59C0" w14:textId="77777777" w:rsidR="00322D3E" w:rsidRPr="00322D3E" w:rsidRDefault="00322D3E" w:rsidP="00322D3E"/>
    <w:p w14:paraId="7DF199E4" w14:textId="01873535" w:rsidR="00322D3E" w:rsidRDefault="00322D3E" w:rsidP="00861E0A">
      <w:pPr>
        <w:pStyle w:val="ListParagraph"/>
        <w:numPr>
          <w:ilvl w:val="0"/>
          <w:numId w:val="8"/>
        </w:numPr>
      </w:pPr>
      <w:r>
        <w:t>Create a new spreadsheet and name it “Trends”</w:t>
      </w:r>
    </w:p>
    <w:p w14:paraId="199BD5CB" w14:textId="65515297" w:rsidR="00861E0A" w:rsidRDefault="007C619B" w:rsidP="00861E0A">
      <w:pPr>
        <w:pStyle w:val="ListParagraph"/>
        <w:numPr>
          <w:ilvl w:val="0"/>
          <w:numId w:val="8"/>
        </w:numPr>
      </w:pPr>
      <w:r>
        <w:t xml:space="preserve">Create a Table of Year, </w:t>
      </w:r>
      <w:r w:rsidR="00322D3E">
        <w:t>Total</w:t>
      </w:r>
      <w:r>
        <w:t xml:space="preserve"> Streamflow, Count</w:t>
      </w:r>
    </w:p>
    <w:p w14:paraId="7A0CA9F5" w14:textId="780A3084" w:rsidR="00322D3E" w:rsidRDefault="00322D3E" w:rsidP="00322D3E">
      <w:pPr>
        <w:pStyle w:val="ListParagraph"/>
        <w:numPr>
          <w:ilvl w:val="1"/>
          <w:numId w:val="8"/>
        </w:numPr>
      </w:pPr>
      <w:r>
        <w:t>Copy and paste the entire Water Year column from the EDA tab.</w:t>
      </w:r>
    </w:p>
    <w:p w14:paraId="39F4389B" w14:textId="4BACC2E7" w:rsidR="00322D3E" w:rsidRPr="00322D3E" w:rsidRDefault="00322D3E" w:rsidP="00322D3E">
      <w:pPr>
        <w:pStyle w:val="ListParagraph"/>
        <w:numPr>
          <w:ilvl w:val="2"/>
          <w:numId w:val="8"/>
        </w:numPr>
        <w:rPr>
          <w:highlight w:val="yellow"/>
        </w:rPr>
      </w:pPr>
      <w:r w:rsidRPr="00322D3E">
        <w:rPr>
          <w:highlight w:val="yellow"/>
        </w:rPr>
        <w:t xml:space="preserve">Menu </w:t>
      </w:r>
      <w:r w:rsidRPr="00322D3E">
        <w:rPr>
          <w:highlight w:val="yellow"/>
        </w:rPr>
        <w:sym w:font="Wingdings" w:char="F0E0"/>
      </w:r>
      <w:r w:rsidRPr="00322D3E">
        <w:rPr>
          <w:highlight w:val="yellow"/>
        </w:rPr>
        <w:t xml:space="preserve"> Data </w:t>
      </w:r>
      <w:r w:rsidRPr="00322D3E">
        <w:rPr>
          <w:highlight w:val="yellow"/>
        </w:rPr>
        <w:sym w:font="Wingdings" w:char="F0E0"/>
      </w:r>
      <w:r w:rsidRPr="00322D3E">
        <w:rPr>
          <w:highlight w:val="yellow"/>
        </w:rPr>
        <w:t>Remove Duplicates</w:t>
      </w:r>
    </w:p>
    <w:p w14:paraId="0A6581CD" w14:textId="7D12C9A6" w:rsidR="007C619B" w:rsidRDefault="00322D3E" w:rsidP="007C619B">
      <w:pPr>
        <w:pStyle w:val="ListParagraph"/>
        <w:numPr>
          <w:ilvl w:val="1"/>
          <w:numId w:val="8"/>
        </w:numPr>
      </w:pPr>
      <w:r>
        <w:t>Use SUM</w:t>
      </w:r>
      <w:r w:rsidR="007C619B">
        <w:t>IF and COUNTIF to calculate the number of observations per year and the annual streamflow.</w:t>
      </w:r>
    </w:p>
    <w:p w14:paraId="733139A9" w14:textId="3659DD4F" w:rsidR="007C619B" w:rsidRDefault="007C619B" w:rsidP="007C619B">
      <w:pPr>
        <w:pStyle w:val="ListParagraph"/>
        <w:numPr>
          <w:ilvl w:val="1"/>
          <w:numId w:val="8"/>
        </w:numPr>
      </w:pPr>
      <w:r>
        <w:t>Remove those years with less than 90% of data</w:t>
      </w:r>
    </w:p>
    <w:p w14:paraId="308BE23D" w14:textId="16A1B584" w:rsidR="00322D3E" w:rsidRDefault="00322D3E" w:rsidP="00322D3E">
      <w:pPr>
        <w:pStyle w:val="ListParagraph"/>
        <w:numPr>
          <w:ilvl w:val="2"/>
          <w:numId w:val="8"/>
        </w:numPr>
      </w:pPr>
      <w:r>
        <w:t>Use IF to calculate and flag rows</w:t>
      </w:r>
    </w:p>
    <w:p w14:paraId="427DFE55" w14:textId="77777777" w:rsidR="007C619B" w:rsidRDefault="007C619B" w:rsidP="00861E0A">
      <w:pPr>
        <w:pStyle w:val="ListParagraph"/>
        <w:numPr>
          <w:ilvl w:val="0"/>
          <w:numId w:val="8"/>
        </w:numPr>
      </w:pPr>
      <w:r>
        <w:t>Plot Data and add a linear trendline</w:t>
      </w:r>
    </w:p>
    <w:p w14:paraId="7692D91E" w14:textId="77777777" w:rsidR="00C86032" w:rsidRDefault="00C86032" w:rsidP="00861E0A">
      <w:pPr>
        <w:pStyle w:val="ListParagraph"/>
        <w:numPr>
          <w:ilvl w:val="0"/>
          <w:numId w:val="8"/>
        </w:numPr>
      </w:pPr>
      <w:r>
        <w:t xml:space="preserve">Go to File </w:t>
      </w:r>
      <w:r>
        <w:sym w:font="Wingdings" w:char="F0E0"/>
      </w:r>
      <w:r>
        <w:t xml:space="preserve"> Options </w:t>
      </w:r>
      <w:r>
        <w:sym w:font="Wingdings" w:char="F0E0"/>
      </w:r>
      <w:r>
        <w:t xml:space="preserve"> Add-ins </w:t>
      </w:r>
      <w:r>
        <w:sym w:font="Wingdings" w:char="F0E0"/>
      </w:r>
      <w:r>
        <w:t xml:space="preserve"> Analysis Toolpack</w:t>
      </w:r>
    </w:p>
    <w:p w14:paraId="6A686707" w14:textId="719671FC" w:rsidR="008B3219" w:rsidRDefault="008B3219" w:rsidP="00C86032">
      <w:pPr>
        <w:pStyle w:val="ListParagraph"/>
        <w:numPr>
          <w:ilvl w:val="1"/>
          <w:numId w:val="8"/>
        </w:numPr>
      </w:pPr>
      <w:r>
        <w:t xml:space="preserve">Menu </w:t>
      </w:r>
      <w:r>
        <w:sym w:font="Wingdings" w:char="F0E0"/>
      </w:r>
      <w:r>
        <w:t xml:space="preserve"> Data </w:t>
      </w:r>
      <w:r>
        <w:sym w:font="Wingdings" w:char="F0E0"/>
      </w:r>
      <w:r>
        <w:t xml:space="preserve"> Data Analysis </w:t>
      </w:r>
      <w:r>
        <w:sym w:font="Wingdings" w:char="F0E0"/>
      </w:r>
      <w:r>
        <w:t xml:space="preserve"> Regression</w:t>
      </w:r>
    </w:p>
    <w:p w14:paraId="7AA056B8" w14:textId="47BE21C4" w:rsidR="00C86032" w:rsidRDefault="00C86032" w:rsidP="00C86032">
      <w:pPr>
        <w:pStyle w:val="ListParagraph"/>
        <w:numPr>
          <w:ilvl w:val="1"/>
          <w:numId w:val="8"/>
        </w:numPr>
      </w:pPr>
      <w:r>
        <w:t>Run the regression analysis on the data</w:t>
      </w:r>
    </w:p>
    <w:p w14:paraId="64223F55" w14:textId="192D4AD0" w:rsidR="008B3219" w:rsidRDefault="008B3219" w:rsidP="008B3219">
      <w:pPr>
        <w:pStyle w:val="ListParagraph"/>
        <w:numPr>
          <w:ilvl w:val="2"/>
          <w:numId w:val="8"/>
        </w:numPr>
      </w:pPr>
      <w:r>
        <w:t>Turn on all the plots</w:t>
      </w:r>
    </w:p>
    <w:p w14:paraId="799BD2DE" w14:textId="1DCA347E" w:rsidR="008B3219" w:rsidRDefault="008B3219" w:rsidP="008B3219">
      <w:pPr>
        <w:pStyle w:val="ListParagraph"/>
        <w:numPr>
          <w:ilvl w:val="2"/>
          <w:numId w:val="8"/>
        </w:numPr>
      </w:pPr>
      <w:r>
        <w:t>Is the trend significant?</w:t>
      </w:r>
    </w:p>
    <w:p w14:paraId="742BD6BD" w14:textId="77777777" w:rsidR="00C86032" w:rsidRDefault="00C86032" w:rsidP="00C86032">
      <w:pPr>
        <w:pStyle w:val="ListParagraph"/>
        <w:ind w:left="1440"/>
      </w:pPr>
    </w:p>
    <w:p w14:paraId="50DA0147" w14:textId="77777777" w:rsidR="007C619B" w:rsidRDefault="007C619B" w:rsidP="00C86032">
      <w:pPr>
        <w:pStyle w:val="ListParagraph"/>
        <w:numPr>
          <w:ilvl w:val="0"/>
          <w:numId w:val="8"/>
        </w:numPr>
      </w:pPr>
      <w:r>
        <w:t>Repeat for 1930-1980 and for 1984-2017</w:t>
      </w:r>
    </w:p>
    <w:p w14:paraId="566FDAEE" w14:textId="5450DA6D" w:rsidR="007C619B" w:rsidRDefault="00C86032" w:rsidP="007C619B">
      <w:pPr>
        <w:pStyle w:val="ListParagraph"/>
        <w:numPr>
          <w:ilvl w:val="1"/>
          <w:numId w:val="8"/>
        </w:numPr>
      </w:pPr>
      <w:r>
        <w:t>What do you observe?</w:t>
      </w:r>
    </w:p>
    <w:p w14:paraId="3CD86449" w14:textId="4C627E44" w:rsidR="008B3219" w:rsidRDefault="008B3219" w:rsidP="007C619B">
      <w:pPr>
        <w:pStyle w:val="ListParagraph"/>
        <w:numPr>
          <w:ilvl w:val="1"/>
          <w:numId w:val="8"/>
        </w:numPr>
      </w:pPr>
      <w:r>
        <w:t>Are any of the trends obvious?</w:t>
      </w:r>
    </w:p>
    <w:p w14:paraId="7992C932" w14:textId="77777777" w:rsidR="00A67D00" w:rsidRDefault="00A67D00" w:rsidP="00A67D00">
      <w:pPr>
        <w:pStyle w:val="ListParagraph"/>
        <w:ind w:left="1440"/>
      </w:pPr>
    </w:p>
    <w:p w14:paraId="2A7C726B" w14:textId="2394406C" w:rsidR="00A67D00" w:rsidRDefault="00A67D00" w:rsidP="00A67D00">
      <w:pPr>
        <w:pStyle w:val="Heading2"/>
      </w:pPr>
      <w:r>
        <w:t>More Practice</w:t>
      </w:r>
    </w:p>
    <w:p w14:paraId="4A0877A2" w14:textId="77777777" w:rsidR="00C86032" w:rsidRDefault="00C86032" w:rsidP="00C86032">
      <w:pPr>
        <w:pStyle w:val="ListParagraph"/>
        <w:numPr>
          <w:ilvl w:val="0"/>
          <w:numId w:val="8"/>
        </w:numPr>
      </w:pPr>
      <w:r>
        <w:t>If there are not annual trends, are there seasonal ones? What about February and August?</w:t>
      </w:r>
    </w:p>
    <w:p w14:paraId="41E25193" w14:textId="77777777" w:rsidR="00C86032" w:rsidRDefault="00C86032" w:rsidP="00C86032">
      <w:pPr>
        <w:pStyle w:val="ListParagraph"/>
        <w:numPr>
          <w:ilvl w:val="1"/>
          <w:numId w:val="8"/>
        </w:numPr>
      </w:pPr>
      <w:r>
        <w:t>Grab all February values</w:t>
      </w:r>
    </w:p>
    <w:p w14:paraId="2260586F" w14:textId="77777777" w:rsidR="00C86032" w:rsidRDefault="00C86032" w:rsidP="00C86032">
      <w:pPr>
        <w:pStyle w:val="ListParagraph"/>
        <w:numPr>
          <w:ilvl w:val="2"/>
          <w:numId w:val="8"/>
        </w:numPr>
      </w:pPr>
      <w:r>
        <w:t>Go to the working spreadsheet and filter by month</w:t>
      </w:r>
    </w:p>
    <w:p w14:paraId="652D609B" w14:textId="77777777" w:rsidR="00C86032" w:rsidRDefault="00C86032" w:rsidP="00C86032">
      <w:pPr>
        <w:pStyle w:val="ListParagraph"/>
        <w:numPr>
          <w:ilvl w:val="2"/>
          <w:numId w:val="8"/>
        </w:numPr>
      </w:pPr>
      <w:r>
        <w:t>Averageif the filtered data</w:t>
      </w:r>
    </w:p>
    <w:p w14:paraId="18E002B0" w14:textId="77777777" w:rsidR="005D19A2" w:rsidRDefault="005D19A2" w:rsidP="005D19A2">
      <w:pPr>
        <w:pStyle w:val="ListParagraph"/>
        <w:numPr>
          <w:ilvl w:val="1"/>
          <w:numId w:val="8"/>
        </w:numPr>
      </w:pPr>
      <w:r>
        <w:t>Repeat the above analysis</w:t>
      </w:r>
    </w:p>
    <w:p w14:paraId="64D3CE63" w14:textId="77777777" w:rsidR="005D19A2" w:rsidRDefault="005D19A2" w:rsidP="005D19A2">
      <w:pPr>
        <w:pStyle w:val="ListParagraph"/>
        <w:numPr>
          <w:ilvl w:val="2"/>
          <w:numId w:val="8"/>
        </w:numPr>
      </w:pPr>
      <w:r>
        <w:t>What do you observe?</w:t>
      </w:r>
    </w:p>
    <w:p w14:paraId="2CA18B80" w14:textId="7B92C42D" w:rsidR="002C1D45" w:rsidRDefault="002C1D45" w:rsidP="002C1D45"/>
    <w:p w14:paraId="50D03880" w14:textId="392B75DE" w:rsidR="00322D3E" w:rsidRDefault="00322D3E" w:rsidP="00322D3E">
      <w:r>
        <w:t>This type of analysis is very limited in excel. In fact, we cannot run the appropriate non-parametrical statistical tests in excel. Furthermore, there is often a seasonality to streamflow that may be important to pull out. It would be time consuming to copy and paste and repeat this analysis for each month in excel. This is where statistical programs and coding really become important tools to be able to use.</w:t>
      </w:r>
      <w:r w:rsidR="00A67D00">
        <w:t xml:space="preserve"> Plus, maybe you want to know if there are changes observed at other stream gauges. For example, on the Neuse at Smithfield or Goldsboro?</w:t>
      </w:r>
    </w:p>
    <w:p w14:paraId="487CF612" w14:textId="5BE2ADD0" w:rsidR="00322D3E" w:rsidRDefault="00322D3E" w:rsidP="002C1D45"/>
    <w:sectPr w:rsidR="00322D3E">
      <w:footerReference w:type="default" r:id="rId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hn Fay" w:date="2017-12-18T09:58:00Z" w:initials="JF">
    <w:p w14:paraId="328F01F9" w14:textId="083E2D50" w:rsidR="00EE5BB5" w:rsidRDefault="00EE5BB5">
      <w:pPr>
        <w:pStyle w:val="CommentText"/>
      </w:pPr>
      <w:r>
        <w:rPr>
          <w:rStyle w:val="CommentReference"/>
        </w:rPr>
        <w:annotationRef/>
      </w:r>
      <w:r>
        <w:t xml:space="preserve">Is this a manual trace? Or is there some tool on the NWIS Mapping site? </w:t>
      </w:r>
    </w:p>
  </w:comment>
  <w:comment w:id="2" w:author="John Fay" w:date="2017-12-18T10:12:00Z" w:initials="JF">
    <w:p w14:paraId="458CC007" w14:textId="30789C2C" w:rsidR="00221A0F" w:rsidRDefault="00221A0F">
      <w:pPr>
        <w:pStyle w:val="CommentText"/>
      </w:pPr>
      <w:r>
        <w:rPr>
          <w:rStyle w:val="CommentReference"/>
        </w:rPr>
        <w:annotationRef/>
      </w:r>
      <w:r>
        <w:t xml:space="preserve">Why 1930? Site states available period from </w:t>
      </w:r>
      <w:r w:rsidRPr="00221A0F">
        <w:rPr>
          <w:u w:val="single"/>
        </w:rPr>
        <w:t>1985</w:t>
      </w:r>
      <w:r>
        <w:t xml:space="preserve"> to present. </w:t>
      </w:r>
    </w:p>
  </w:comment>
  <w:comment w:id="4" w:author="John Fay" w:date="2017-12-18T10:26:00Z" w:initials="JF">
    <w:p w14:paraId="2D2AFA54" w14:textId="5F713E44" w:rsidR="00C14654" w:rsidRDefault="00C14654">
      <w:pPr>
        <w:pStyle w:val="CommentText"/>
      </w:pPr>
      <w:r>
        <w:rPr>
          <w:rStyle w:val="CommentReference"/>
        </w:rPr>
        <w:annotationRef/>
      </w:r>
      <w:r>
        <w:t xml:space="preserve">This is good. Ask students about structure of the product. Metadata lines start with #, actual data are in columns with headers in line XX, followed by a line indicating data types, and then the actual data.  </w:t>
      </w:r>
      <w:r w:rsidR="00273CEB">
        <w:t>(Another issu</w:t>
      </w:r>
      <w:r w:rsidR="002F3231">
        <w:t>e will be that Excel will treat</w:t>
      </w:r>
      <w:r w:rsidR="00273CEB">
        <w:t xml:space="preserve"> the field names as </w:t>
      </w:r>
      <w:r w:rsidR="002F3231">
        <w:t>integers and dates as strings…)</w:t>
      </w:r>
    </w:p>
  </w:comment>
  <w:comment w:id="5" w:author="John Fay" w:date="2017-12-18T10:18:00Z" w:initials="JF">
    <w:p w14:paraId="01129371" w14:textId="40745F72" w:rsidR="00221A0F" w:rsidRDefault="00221A0F">
      <w:pPr>
        <w:pStyle w:val="CommentText"/>
      </w:pPr>
      <w:r>
        <w:rPr>
          <w:rStyle w:val="CommentReference"/>
        </w:rPr>
        <w:annotationRef/>
      </w:r>
      <w:r>
        <w:t>I think we should save this for later, when we get into coding…</w:t>
      </w:r>
      <w:r w:rsidR="00C14654">
        <w:t xml:space="preserve"> </w:t>
      </w:r>
    </w:p>
  </w:comment>
  <w:comment w:id="6" w:author="John Fay" w:date="2017-12-18T10:30:00Z" w:initials="JF">
    <w:p w14:paraId="4825DC3C" w14:textId="57A18472" w:rsidR="00273CEB" w:rsidRDefault="00273CEB">
      <w:pPr>
        <w:pStyle w:val="CommentText"/>
      </w:pPr>
      <w:r>
        <w:rPr>
          <w:rStyle w:val="CommentReference"/>
        </w:rPr>
        <w:annotationRef/>
      </w:r>
      <w:r>
        <w:t xml:space="preserve">Preface this by stating that Excel has a number of tricks up its sleeve. What we want are the data in columns. I like the notion of starting with a simple paste (ctrl-V) and noticing that the data are lumped in one column. And then reveal your two solutions to that problem. </w:t>
      </w:r>
    </w:p>
    <w:p w14:paraId="6A62E07A" w14:textId="0C31DC5F" w:rsidR="00F43F1A" w:rsidRDefault="00F43F1A">
      <w:pPr>
        <w:pStyle w:val="CommentText"/>
      </w:pPr>
    </w:p>
    <w:p w14:paraId="6FDFDD1C" w14:textId="3A8BECBE" w:rsidR="00F43F1A" w:rsidRDefault="00F43F1A">
      <w:pPr>
        <w:pStyle w:val="CommentText"/>
      </w:pPr>
      <w:r>
        <w:t>Also would be good to introduce Excel terminology: workbook, worksheet, row, column, cell, (named ranges?)</w:t>
      </w:r>
    </w:p>
  </w:comment>
  <w:comment w:id="8" w:author="John Fay" w:date="2017-12-18T10:40:00Z" w:initials="JF">
    <w:p w14:paraId="6387D457" w14:textId="57D2519E" w:rsidR="002F3231" w:rsidRDefault="002F3231">
      <w:pPr>
        <w:pStyle w:val="CommentText"/>
      </w:pPr>
      <w:r>
        <w:rPr>
          <w:rStyle w:val="CommentReference"/>
        </w:rPr>
        <w:annotationRef/>
      </w:r>
      <w:r>
        <w:t xml:space="preserve">Not sure to what you are referring here. This </w:t>
      </w:r>
      <w:r w:rsidR="003B2BA2">
        <w:t xml:space="preserve">the </w:t>
      </w:r>
      <w:r>
        <w:t>worksheet</w:t>
      </w:r>
      <w:r w:rsidR="003B2BA2">
        <w:t xml:space="preserve"> created by simple pasting</w:t>
      </w:r>
      <w:r>
        <w:t>?</w:t>
      </w:r>
    </w:p>
  </w:comment>
  <w:comment w:id="9" w:author="John Fay" w:date="2017-12-18T10:43:00Z" w:initials="JF">
    <w:p w14:paraId="44DB5003" w14:textId="413108BB" w:rsidR="003B2BA2" w:rsidRDefault="003B2BA2">
      <w:pPr>
        <w:pStyle w:val="CommentText"/>
      </w:pPr>
      <w:r>
        <w:rPr>
          <w:rStyle w:val="CommentReference"/>
        </w:rPr>
        <w:annotationRef/>
      </w:r>
      <w:r>
        <w:t>Again, not sure what you mean here. Guessing it’s the worksheet.</w:t>
      </w:r>
    </w:p>
  </w:comment>
  <w:comment w:id="12" w:author="John Fay" w:date="2017-12-18T10:48:00Z" w:initials="JF">
    <w:p w14:paraId="56B4E447" w14:textId="0B79B332" w:rsidR="003B2BA2" w:rsidRDefault="003B2BA2">
      <w:pPr>
        <w:pStyle w:val="CommentText"/>
      </w:pPr>
      <w:r>
        <w:rPr>
          <w:rStyle w:val="CommentReference"/>
        </w:rPr>
        <w:annotationRef/>
      </w:r>
      <w:r>
        <w:t>Mine actually showed proper dates (??)</w:t>
      </w:r>
    </w:p>
  </w:comment>
  <w:comment w:id="13" w:author="John Fay" w:date="2017-12-19T09:55:00Z" w:initials="JF">
    <w:p w14:paraId="3269C94A" w14:textId="0A1B2E80" w:rsidR="009106A4" w:rsidRDefault="009106A4">
      <w:pPr>
        <w:pStyle w:val="CommentText"/>
      </w:pPr>
      <w:r>
        <w:rPr>
          <w:rStyle w:val="CommentReference"/>
        </w:rPr>
        <w:annotationRef/>
      </w:r>
      <w:r>
        <w:t xml:space="preserve">I recommend pausing to state the background how to answer this question, i.e. look back at the raw data and at the qualification codes. </w:t>
      </w:r>
    </w:p>
  </w:comment>
  <w:comment w:id="14" w:author="John Fay" w:date="2017-12-19T09:50:00Z" w:initials="JF">
    <w:p w14:paraId="77615D04" w14:textId="6D635DF2" w:rsidR="00AF6395" w:rsidRDefault="00AF6395">
      <w:pPr>
        <w:pStyle w:val="CommentText"/>
      </w:pPr>
      <w:r>
        <w:rPr>
          <w:rStyle w:val="CommentReference"/>
        </w:rPr>
        <w:annotationRef/>
      </w:r>
      <w:r>
        <w:t>Just a cell with text in it?</w:t>
      </w:r>
    </w:p>
  </w:comment>
  <w:comment w:id="15" w:author="John Fay" w:date="2017-12-19T09:51:00Z" w:initials="JF">
    <w:p w14:paraId="5F1EF695" w14:textId="7E10F3EE" w:rsidR="00AF6395" w:rsidRDefault="00AF6395">
      <w:pPr>
        <w:pStyle w:val="CommentText"/>
      </w:pPr>
      <w:r>
        <w:rPr>
          <w:rStyle w:val="CommentReference"/>
        </w:rPr>
        <w:annotationRef/>
      </w:r>
      <w:r>
        <w:t>The count function described in step ‘d’?</w:t>
      </w:r>
    </w:p>
  </w:comment>
  <w:comment w:id="16" w:author="John Fay" w:date="2017-12-19T09:56:00Z" w:initials="JF">
    <w:p w14:paraId="4AD4A059" w14:textId="2249945A" w:rsidR="009B17DA" w:rsidRDefault="009B17DA">
      <w:pPr>
        <w:pStyle w:val="CommentText"/>
      </w:pPr>
      <w:r>
        <w:rPr>
          <w:rStyle w:val="CommentReference"/>
        </w:rPr>
        <w:annotationRef/>
      </w:r>
      <w:r>
        <w:t>Move this up to the start of this section.</w:t>
      </w:r>
    </w:p>
  </w:comment>
  <w:comment w:id="17" w:author="John Fay" w:date="2017-12-19T09:56:00Z" w:initials="JF">
    <w:p w14:paraId="767C6019" w14:textId="5DB1A705" w:rsidR="009B17DA" w:rsidRDefault="009B17DA">
      <w:pPr>
        <w:pStyle w:val="CommentText"/>
      </w:pPr>
      <w:r>
        <w:rPr>
          <w:rStyle w:val="CommentReference"/>
        </w:rPr>
        <w:annotationRef/>
      </w:r>
      <w:r>
        <w:t>Requires a bit of judgement/interpretation…</w:t>
      </w:r>
    </w:p>
  </w:comment>
  <w:comment w:id="18" w:author="John Fay" w:date="2017-12-19T10:08:00Z" w:initials="JF">
    <w:p w14:paraId="19F0395C" w14:textId="031545A3" w:rsidR="00F60A3E" w:rsidRDefault="00F60A3E">
      <w:pPr>
        <w:pStyle w:val="CommentText"/>
      </w:pPr>
      <w:r>
        <w:rPr>
          <w:rStyle w:val="CommentReference"/>
        </w:rPr>
        <w:annotationRef/>
      </w:r>
      <w:r>
        <w:t>Inclusive vs exclusive…</w:t>
      </w:r>
    </w:p>
  </w:comment>
  <w:comment w:id="21" w:author="John Fay" w:date="2017-12-19T11:08:00Z" w:initials="JF">
    <w:p w14:paraId="243419F4" w14:textId="3F3224DA" w:rsidR="00D81260" w:rsidRDefault="00D81260">
      <w:pPr>
        <w:pStyle w:val="CommentText"/>
      </w:pPr>
      <w:r>
        <w:rPr>
          <w:rStyle w:val="CommentReference"/>
        </w:rPr>
        <w:annotationRef/>
      </w:r>
      <w:r>
        <w:t>Done in next step…</w:t>
      </w:r>
    </w:p>
  </w:comment>
  <w:comment w:id="22" w:author="John Fay" w:date="2017-12-19T11:21:00Z" w:initials="JF">
    <w:p w14:paraId="6076FB62" w14:textId="1C641F10" w:rsidR="00C76C2F" w:rsidRDefault="00C76C2F">
      <w:pPr>
        <w:pStyle w:val="CommentText"/>
      </w:pPr>
      <w:r>
        <w:rPr>
          <w:rStyle w:val="CommentReference"/>
        </w:rPr>
        <w:annotationRef/>
      </w:r>
      <w:r>
        <w:t>EDF table…</w:t>
      </w:r>
    </w:p>
  </w:comment>
  <w:comment w:id="23" w:author="John P. Fay" w:date="2017-12-30T10:20:00Z" w:initials="JPF">
    <w:p w14:paraId="3F0CAB19" w14:textId="1208186D" w:rsidR="00FC7293" w:rsidRDefault="00FC7293">
      <w:pPr>
        <w:pStyle w:val="CommentText"/>
      </w:pPr>
      <w:r>
        <w:rPr>
          <w:rStyle w:val="CommentReference"/>
        </w:rPr>
        <w:annotationRef/>
      </w:r>
      <w:r>
        <w:t>Water year?</w:t>
      </w:r>
    </w:p>
  </w:comment>
  <w:comment w:id="24" w:author="John Fay" w:date="2017-12-19T11:23:00Z" w:initials="JF">
    <w:p w14:paraId="0CEEFA88" w14:textId="249E6D83" w:rsidR="00C76C2F" w:rsidRDefault="00C76C2F">
      <w:pPr>
        <w:pStyle w:val="CommentText"/>
      </w:pPr>
      <w:r>
        <w:rPr>
          <w:rStyle w:val="CommentReference"/>
        </w:rPr>
        <w:annotationRef/>
      </w:r>
      <w:r>
        <w:t>Which values?</w:t>
      </w:r>
    </w:p>
  </w:comment>
  <w:comment w:id="25" w:author="John Fay" w:date="2017-12-19T11:26:00Z" w:initials="JF">
    <w:p w14:paraId="34EA9AF4" w14:textId="1199A71B" w:rsidR="00C76C2F" w:rsidRDefault="00C76C2F">
      <w:pPr>
        <w:pStyle w:val="CommentText"/>
      </w:pPr>
      <w:r>
        <w:rPr>
          <w:rStyle w:val="CommentReference"/>
        </w:rPr>
        <w:annotationRef/>
      </w:r>
      <w:r>
        <w:t>Could use rank function</w:t>
      </w:r>
      <w:r w:rsidR="001C7A00">
        <w:t>…</w:t>
      </w:r>
    </w:p>
  </w:comment>
  <w:comment w:id="28" w:author="Lauren Patterson, Ph.D." w:date="2017-12-13T16:00:00Z" w:initials="LPP">
    <w:p w14:paraId="5D73FD0B" w14:textId="77777777" w:rsidR="00F11304" w:rsidRDefault="00F11304">
      <w:pPr>
        <w:pStyle w:val="CommentText"/>
      </w:pPr>
      <w:r>
        <w:rPr>
          <w:rStyle w:val="CommentReference"/>
        </w:rPr>
        <w:annotationRef/>
      </w:r>
      <w:r>
        <w:t>Martin – is that a fair statement to make? Since hurricanes are coming up the coast, the dam is actually upstream of the heaviest precipitation events.</w:t>
      </w:r>
    </w:p>
  </w:comment>
  <w:comment w:id="33" w:author="John P. Fay" w:date="2017-12-30T10:47:00Z" w:initials="JPF">
    <w:p w14:paraId="4BD753D7" w14:textId="65499A8D" w:rsidR="009430A6" w:rsidRDefault="009430A6">
      <w:pPr>
        <w:pStyle w:val="CommentText"/>
      </w:pPr>
      <w:r>
        <w:rPr>
          <w:rStyle w:val="CommentReference"/>
        </w:rPr>
        <w:annotationRef/>
      </w:r>
      <w:r>
        <w:t xml:space="preserve">A bit unclear what “the question”; the preceding paragraph sidetracks things a bit. </w:t>
      </w:r>
    </w:p>
  </w:comment>
  <w:comment w:id="36" w:author="John P. Fay" w:date="2017-12-30T12:05:00Z" w:initials="JPF">
    <w:p w14:paraId="1F3EE8BC" w14:textId="70AC401A" w:rsidR="004E0D30" w:rsidRDefault="004E0D30">
      <w:pPr>
        <w:pStyle w:val="CommentText"/>
      </w:pPr>
      <w:r>
        <w:rPr>
          <w:rStyle w:val="CommentReference"/>
        </w:rPr>
        <w:annotationRef/>
      </w:r>
      <w:r>
        <w:t>Year or Water Year?</w:t>
      </w:r>
    </w:p>
  </w:comment>
  <w:comment w:id="37" w:author="John P. Fay" w:date="2017-12-30T12:17:00Z" w:initials="JPF">
    <w:p w14:paraId="5161F018" w14:textId="4E1FCA04" w:rsidR="005050B4" w:rsidRDefault="005050B4">
      <w:pPr>
        <w:pStyle w:val="CommentText"/>
      </w:pPr>
      <w:r>
        <w:rPr>
          <w:rStyle w:val="CommentReference"/>
        </w:rPr>
        <w:annotationRef/>
      </w:r>
      <w:r>
        <w:t>Useful to clarify what we are striving for here: A column listing the 15</w:t>
      </w:r>
      <w:r w:rsidRPr="005050B4">
        <w:rPr>
          <w:vertAlign w:val="superscript"/>
        </w:rPr>
        <w:t>th</w:t>
      </w:r>
      <w:r>
        <w:t xml:space="preserve"> of each month: to get monthly averages. </w:t>
      </w:r>
    </w:p>
  </w:comment>
  <w:comment w:id="38" w:author="John P. Fay" w:date="2017-12-30T12:10:00Z" w:initials="JPF">
    <w:p w14:paraId="5818FDDF" w14:textId="4740ADC2" w:rsidR="004E0D30" w:rsidRDefault="004E0D30">
      <w:pPr>
        <w:pStyle w:val="CommentText"/>
      </w:pPr>
      <w:r>
        <w:rPr>
          <w:rStyle w:val="CommentReference"/>
        </w:rPr>
        <w:annotationRef/>
      </w:r>
      <w:r>
        <w:t>Not clear what</w:t>
      </w:r>
      <w:r w:rsidR="002F13E4">
        <w:t xml:space="preserve"> to use as</w:t>
      </w:r>
      <w:r>
        <w:t xml:space="preserve"> </w:t>
      </w:r>
      <w:r w:rsidR="002F13E4">
        <w:t>“</w:t>
      </w:r>
      <w:r>
        <w:t>Row Labels</w:t>
      </w:r>
      <w:bookmarkStart w:id="39" w:name="_GoBack"/>
      <w:bookmarkEnd w:id="39"/>
      <w:r>
        <w:t xml:space="preserve">? </w:t>
      </w:r>
      <w:r w:rsidR="006F318A">
        <w:t xml:space="preserve">Can’t we just use year instead of water year?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8F01F9" w15:done="0"/>
  <w15:commentEx w15:paraId="458CC007" w15:done="0"/>
  <w15:commentEx w15:paraId="2D2AFA54" w15:done="0"/>
  <w15:commentEx w15:paraId="01129371" w15:done="0"/>
  <w15:commentEx w15:paraId="6FDFDD1C" w15:done="0"/>
  <w15:commentEx w15:paraId="6387D457" w15:done="0"/>
  <w15:commentEx w15:paraId="44DB5003" w15:done="0"/>
  <w15:commentEx w15:paraId="56B4E447" w15:done="0"/>
  <w15:commentEx w15:paraId="3269C94A" w15:done="0"/>
  <w15:commentEx w15:paraId="77615D04" w15:done="0"/>
  <w15:commentEx w15:paraId="5F1EF695" w15:done="0"/>
  <w15:commentEx w15:paraId="4AD4A059" w15:done="0"/>
  <w15:commentEx w15:paraId="767C6019" w15:done="0"/>
  <w15:commentEx w15:paraId="19F0395C" w15:done="0"/>
  <w15:commentEx w15:paraId="243419F4" w15:done="0"/>
  <w15:commentEx w15:paraId="6076FB62" w15:done="0"/>
  <w15:commentEx w15:paraId="3F0CAB19" w15:done="0"/>
  <w15:commentEx w15:paraId="0CEEFA88" w15:done="0"/>
  <w15:commentEx w15:paraId="34EA9AF4" w15:done="0"/>
  <w15:commentEx w15:paraId="5D73FD0B" w15:done="0"/>
  <w15:commentEx w15:paraId="4BD753D7" w15:done="0"/>
  <w15:commentEx w15:paraId="1F3EE8BC" w15:done="0"/>
  <w15:commentEx w15:paraId="5161F018" w15:done="0"/>
  <w15:commentEx w15:paraId="5818FD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3386BF" w14:textId="77777777" w:rsidR="00753027" w:rsidRDefault="00753027" w:rsidP="00571D3D">
      <w:pPr>
        <w:spacing w:after="0" w:line="240" w:lineRule="auto"/>
      </w:pPr>
      <w:r>
        <w:separator/>
      </w:r>
    </w:p>
  </w:endnote>
  <w:endnote w:type="continuationSeparator" w:id="0">
    <w:p w14:paraId="0BD6993E" w14:textId="77777777" w:rsidR="00753027" w:rsidRDefault="00753027" w:rsidP="00571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440631"/>
      <w:docPartObj>
        <w:docPartGallery w:val="Page Numbers (Bottom of Page)"/>
        <w:docPartUnique/>
      </w:docPartObj>
    </w:sdtPr>
    <w:sdtEndPr>
      <w:rPr>
        <w:noProof/>
      </w:rPr>
    </w:sdtEndPr>
    <w:sdtContent>
      <w:p w14:paraId="6405F133" w14:textId="50853AA5" w:rsidR="00571D3D" w:rsidRDefault="00571D3D">
        <w:pPr>
          <w:pStyle w:val="Footer"/>
          <w:jc w:val="center"/>
        </w:pPr>
        <w:r>
          <w:fldChar w:fldCharType="begin"/>
        </w:r>
        <w:r>
          <w:instrText xml:space="preserve"> PAGE   \* MERGEFORMAT </w:instrText>
        </w:r>
        <w:r>
          <w:fldChar w:fldCharType="separate"/>
        </w:r>
        <w:r w:rsidR="002F13E4">
          <w:rPr>
            <w:noProof/>
          </w:rPr>
          <w:t>12</w:t>
        </w:r>
        <w:r>
          <w:rPr>
            <w:noProof/>
          </w:rPr>
          <w:fldChar w:fldCharType="end"/>
        </w:r>
      </w:p>
    </w:sdtContent>
  </w:sdt>
  <w:p w14:paraId="53031388" w14:textId="77777777" w:rsidR="00571D3D" w:rsidRDefault="00571D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C275D8" w14:textId="77777777" w:rsidR="00753027" w:rsidRDefault="00753027" w:rsidP="00571D3D">
      <w:pPr>
        <w:spacing w:after="0" w:line="240" w:lineRule="auto"/>
      </w:pPr>
      <w:r>
        <w:separator/>
      </w:r>
    </w:p>
  </w:footnote>
  <w:footnote w:type="continuationSeparator" w:id="0">
    <w:p w14:paraId="687DB90B" w14:textId="77777777" w:rsidR="00753027" w:rsidRDefault="00753027" w:rsidP="00571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6374"/>
    <w:multiLevelType w:val="hybridMultilevel"/>
    <w:tmpl w:val="57B63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1034D"/>
    <w:multiLevelType w:val="hybridMultilevel"/>
    <w:tmpl w:val="7A128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92668B"/>
    <w:multiLevelType w:val="hybridMultilevel"/>
    <w:tmpl w:val="46E67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017BC8"/>
    <w:multiLevelType w:val="hybridMultilevel"/>
    <w:tmpl w:val="109EE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6D58AD"/>
    <w:multiLevelType w:val="hybridMultilevel"/>
    <w:tmpl w:val="39AE1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A7540F"/>
    <w:multiLevelType w:val="hybridMultilevel"/>
    <w:tmpl w:val="C64E3B46"/>
    <w:lvl w:ilvl="0" w:tplc="EF229C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7B6DEC"/>
    <w:multiLevelType w:val="hybridMultilevel"/>
    <w:tmpl w:val="A8B474F4"/>
    <w:lvl w:ilvl="0" w:tplc="A704DC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65081C"/>
    <w:multiLevelType w:val="hybridMultilevel"/>
    <w:tmpl w:val="B40CBFAC"/>
    <w:lvl w:ilvl="0" w:tplc="C2C0C7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ED2B1D"/>
    <w:multiLevelType w:val="hybridMultilevel"/>
    <w:tmpl w:val="47202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66463C"/>
    <w:multiLevelType w:val="hybridMultilevel"/>
    <w:tmpl w:val="7F02D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
  </w:num>
  <w:num w:numId="5">
    <w:abstractNumId w:val="4"/>
  </w:num>
  <w:num w:numId="6">
    <w:abstractNumId w:val="8"/>
  </w:num>
  <w:num w:numId="7">
    <w:abstractNumId w:val="3"/>
  </w:num>
  <w:num w:numId="8">
    <w:abstractNumId w:val="2"/>
  </w:num>
  <w:num w:numId="9">
    <w:abstractNumId w:val="7"/>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Fay">
    <w15:presenceInfo w15:providerId="AD" w15:userId="S-1-5-21-1614895754-1935655697-725345543-17674"/>
  </w15:person>
  <w15:person w15:author="John P. Fay">
    <w15:presenceInfo w15:providerId="Windows Live" w15:userId="8a5878ef12903e74"/>
  </w15:person>
  <w15:person w15:author="Lauren Patterson, Ph.D.">
    <w15:presenceInfo w15:providerId="AD" w15:userId="S-1-5-21-1614895754-1935655697-725345543-756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233"/>
    <w:rsid w:val="00013094"/>
    <w:rsid w:val="00022FB8"/>
    <w:rsid w:val="00023F2D"/>
    <w:rsid w:val="0005240B"/>
    <w:rsid w:val="0008180D"/>
    <w:rsid w:val="00081BE0"/>
    <w:rsid w:val="000861B3"/>
    <w:rsid w:val="00153966"/>
    <w:rsid w:val="001C7A00"/>
    <w:rsid w:val="001E6ABD"/>
    <w:rsid w:val="001F1658"/>
    <w:rsid w:val="002172A3"/>
    <w:rsid w:val="00221A0F"/>
    <w:rsid w:val="00224BDA"/>
    <w:rsid w:val="002478EF"/>
    <w:rsid w:val="00273CEB"/>
    <w:rsid w:val="00276153"/>
    <w:rsid w:val="002C1D45"/>
    <w:rsid w:val="002F133B"/>
    <w:rsid w:val="002F13E4"/>
    <w:rsid w:val="002F3231"/>
    <w:rsid w:val="00322D3E"/>
    <w:rsid w:val="003738CF"/>
    <w:rsid w:val="003B2BA2"/>
    <w:rsid w:val="0043768D"/>
    <w:rsid w:val="00446B57"/>
    <w:rsid w:val="00463FB3"/>
    <w:rsid w:val="00474D25"/>
    <w:rsid w:val="004C093D"/>
    <w:rsid w:val="004C0BA3"/>
    <w:rsid w:val="004D425B"/>
    <w:rsid w:val="004E0D30"/>
    <w:rsid w:val="005050B4"/>
    <w:rsid w:val="00505233"/>
    <w:rsid w:val="00514523"/>
    <w:rsid w:val="00571D3D"/>
    <w:rsid w:val="00580D99"/>
    <w:rsid w:val="005D19A2"/>
    <w:rsid w:val="005D673D"/>
    <w:rsid w:val="00622D0E"/>
    <w:rsid w:val="00641FB0"/>
    <w:rsid w:val="00645B6E"/>
    <w:rsid w:val="00652707"/>
    <w:rsid w:val="0069397D"/>
    <w:rsid w:val="006A52C5"/>
    <w:rsid w:val="006F318A"/>
    <w:rsid w:val="00712AE8"/>
    <w:rsid w:val="0074387F"/>
    <w:rsid w:val="00753027"/>
    <w:rsid w:val="007927EA"/>
    <w:rsid w:val="007A5D37"/>
    <w:rsid w:val="007B3D38"/>
    <w:rsid w:val="007C619B"/>
    <w:rsid w:val="0080152B"/>
    <w:rsid w:val="00816957"/>
    <w:rsid w:val="00843A28"/>
    <w:rsid w:val="00861E0A"/>
    <w:rsid w:val="008B3219"/>
    <w:rsid w:val="008B6541"/>
    <w:rsid w:val="00905857"/>
    <w:rsid w:val="009106A4"/>
    <w:rsid w:val="0091687E"/>
    <w:rsid w:val="009209CC"/>
    <w:rsid w:val="00925792"/>
    <w:rsid w:val="009430A6"/>
    <w:rsid w:val="00951488"/>
    <w:rsid w:val="0096440C"/>
    <w:rsid w:val="009A3DC5"/>
    <w:rsid w:val="009B17DA"/>
    <w:rsid w:val="00A134FE"/>
    <w:rsid w:val="00A5345F"/>
    <w:rsid w:val="00A57DAD"/>
    <w:rsid w:val="00A67D00"/>
    <w:rsid w:val="00AD24A6"/>
    <w:rsid w:val="00AF6395"/>
    <w:rsid w:val="00B50A91"/>
    <w:rsid w:val="00B7582A"/>
    <w:rsid w:val="00BE1190"/>
    <w:rsid w:val="00C14654"/>
    <w:rsid w:val="00C45B2F"/>
    <w:rsid w:val="00C70B4B"/>
    <w:rsid w:val="00C76C2F"/>
    <w:rsid w:val="00C86032"/>
    <w:rsid w:val="00D01D9A"/>
    <w:rsid w:val="00D4579C"/>
    <w:rsid w:val="00D81260"/>
    <w:rsid w:val="00D93A1F"/>
    <w:rsid w:val="00E31D7F"/>
    <w:rsid w:val="00E34F59"/>
    <w:rsid w:val="00E37C5E"/>
    <w:rsid w:val="00E542B8"/>
    <w:rsid w:val="00E551F5"/>
    <w:rsid w:val="00EB3F27"/>
    <w:rsid w:val="00EE5BB5"/>
    <w:rsid w:val="00EF1AA2"/>
    <w:rsid w:val="00F11304"/>
    <w:rsid w:val="00F25950"/>
    <w:rsid w:val="00F34E03"/>
    <w:rsid w:val="00F43F1A"/>
    <w:rsid w:val="00F60A3E"/>
    <w:rsid w:val="00F80BAA"/>
    <w:rsid w:val="00FC7293"/>
    <w:rsid w:val="00FF2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F1BA9"/>
  <w15:chartTrackingRefBased/>
  <w15:docId w15:val="{9D3E9F4C-615B-43D8-BCC3-60B3B37E5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52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5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52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5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0523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5233"/>
    <w:pPr>
      <w:ind w:left="720"/>
      <w:contextualSpacing/>
    </w:pPr>
  </w:style>
  <w:style w:type="character" w:customStyle="1" w:styleId="Heading2Char">
    <w:name w:val="Heading 2 Char"/>
    <w:basedOn w:val="DefaultParagraphFont"/>
    <w:link w:val="Heading2"/>
    <w:uiPriority w:val="9"/>
    <w:rsid w:val="00505233"/>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71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D3D"/>
  </w:style>
  <w:style w:type="paragraph" w:styleId="Footer">
    <w:name w:val="footer"/>
    <w:basedOn w:val="Normal"/>
    <w:link w:val="FooterChar"/>
    <w:uiPriority w:val="99"/>
    <w:unhideWhenUsed/>
    <w:rsid w:val="00571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D3D"/>
  </w:style>
  <w:style w:type="paragraph" w:styleId="NoSpacing">
    <w:name w:val="No Spacing"/>
    <w:uiPriority w:val="1"/>
    <w:qFormat/>
    <w:rsid w:val="00A134FE"/>
    <w:pPr>
      <w:spacing w:after="0" w:line="240" w:lineRule="auto"/>
    </w:pPr>
  </w:style>
  <w:style w:type="character" w:styleId="CommentReference">
    <w:name w:val="annotation reference"/>
    <w:basedOn w:val="DefaultParagraphFont"/>
    <w:uiPriority w:val="99"/>
    <w:semiHidden/>
    <w:unhideWhenUsed/>
    <w:rsid w:val="00F11304"/>
    <w:rPr>
      <w:sz w:val="16"/>
      <w:szCs w:val="16"/>
    </w:rPr>
  </w:style>
  <w:style w:type="paragraph" w:styleId="CommentText">
    <w:name w:val="annotation text"/>
    <w:basedOn w:val="Normal"/>
    <w:link w:val="CommentTextChar"/>
    <w:uiPriority w:val="99"/>
    <w:semiHidden/>
    <w:unhideWhenUsed/>
    <w:rsid w:val="00F11304"/>
    <w:pPr>
      <w:spacing w:line="240" w:lineRule="auto"/>
    </w:pPr>
    <w:rPr>
      <w:sz w:val="20"/>
      <w:szCs w:val="20"/>
    </w:rPr>
  </w:style>
  <w:style w:type="character" w:customStyle="1" w:styleId="CommentTextChar">
    <w:name w:val="Comment Text Char"/>
    <w:basedOn w:val="DefaultParagraphFont"/>
    <w:link w:val="CommentText"/>
    <w:uiPriority w:val="99"/>
    <w:semiHidden/>
    <w:rsid w:val="00F11304"/>
    <w:rPr>
      <w:sz w:val="20"/>
      <w:szCs w:val="20"/>
    </w:rPr>
  </w:style>
  <w:style w:type="paragraph" w:styleId="CommentSubject">
    <w:name w:val="annotation subject"/>
    <w:basedOn w:val="CommentText"/>
    <w:next w:val="CommentText"/>
    <w:link w:val="CommentSubjectChar"/>
    <w:uiPriority w:val="99"/>
    <w:semiHidden/>
    <w:unhideWhenUsed/>
    <w:rsid w:val="00F11304"/>
    <w:rPr>
      <w:b/>
      <w:bCs/>
    </w:rPr>
  </w:style>
  <w:style w:type="character" w:customStyle="1" w:styleId="CommentSubjectChar">
    <w:name w:val="Comment Subject Char"/>
    <w:basedOn w:val="CommentTextChar"/>
    <w:link w:val="CommentSubject"/>
    <w:uiPriority w:val="99"/>
    <w:semiHidden/>
    <w:rsid w:val="00F11304"/>
    <w:rPr>
      <w:b/>
      <w:bCs/>
      <w:sz w:val="20"/>
      <w:szCs w:val="20"/>
    </w:rPr>
  </w:style>
  <w:style w:type="paragraph" w:styleId="BalloonText">
    <w:name w:val="Balloon Text"/>
    <w:basedOn w:val="Normal"/>
    <w:link w:val="BalloonTextChar"/>
    <w:uiPriority w:val="99"/>
    <w:semiHidden/>
    <w:unhideWhenUsed/>
    <w:rsid w:val="00F113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3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aterdata.usgs.gov/nwis/dv?cb_00060=on&amp;format=rdb&amp;site_no=02087500&amp;referred_module=sw&amp;period=&amp;begin_date=1930-10-01&amp;end_date=2017-10-01"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2089</TotalTime>
  <Pages>13</Pages>
  <Words>2576</Words>
  <Characters>14689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17231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Patterson, Ph.D.</dc:creator>
  <cp:keywords/>
  <dc:description/>
  <cp:lastModifiedBy>John Fay</cp:lastModifiedBy>
  <cp:revision>43</cp:revision>
  <dcterms:created xsi:type="dcterms:W3CDTF">2017-11-29T15:09:00Z</dcterms:created>
  <dcterms:modified xsi:type="dcterms:W3CDTF">2018-01-02T15:34:00Z</dcterms:modified>
</cp:coreProperties>
</file>